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99EA1" w14:textId="19ACB2E0" w:rsidR="00A53AFB" w:rsidRPr="00553F0F" w:rsidRDefault="006960AC" w:rsidP="001E7D54">
      <w:pPr>
        <w:rPr>
          <w:rFonts w:ascii="Times New Roman" w:hAnsi="Times New Roman" w:cs="Times New Roman"/>
          <w:sz w:val="24"/>
          <w:szCs w:val="24"/>
        </w:rPr>
      </w:pPr>
      <w:r w:rsidRPr="00553F0F">
        <w:rPr>
          <w:rFonts w:ascii="Times New Roman" w:hAnsi="Times New Roman" w:cs="Times New Roman"/>
          <w:sz w:val="24"/>
          <w:szCs w:val="24"/>
        </w:rPr>
        <w:t>Tyler Hayes</w:t>
      </w:r>
    </w:p>
    <w:p w14:paraId="52D28E5E" w14:textId="330B9F19" w:rsidR="001E7D54" w:rsidRPr="00553F0F" w:rsidRDefault="005516C6" w:rsidP="001E7D54">
      <w:pPr>
        <w:rPr>
          <w:rFonts w:ascii="Times New Roman" w:hAnsi="Times New Roman" w:cs="Times New Roman"/>
          <w:sz w:val="28"/>
          <w:szCs w:val="28"/>
        </w:rPr>
      </w:pPr>
      <w:r w:rsidRPr="00553F0F">
        <w:rPr>
          <w:rFonts w:ascii="Times New Roman" w:hAnsi="Times New Roman" w:cs="Times New Roman"/>
          <w:sz w:val="24"/>
          <w:szCs w:val="24"/>
        </w:rPr>
        <w:t>NJIT-</w:t>
      </w:r>
      <w:r w:rsidR="006960AC" w:rsidRPr="00553F0F">
        <w:rPr>
          <w:rFonts w:ascii="Times New Roman" w:hAnsi="Times New Roman" w:cs="Times New Roman"/>
          <w:sz w:val="24"/>
          <w:szCs w:val="24"/>
        </w:rPr>
        <w:t>CS634</w:t>
      </w:r>
    </w:p>
    <w:p w14:paraId="7946AC0C" w14:textId="7EC65F81" w:rsidR="006960AC" w:rsidRPr="00553F0F" w:rsidRDefault="006960AC" w:rsidP="001E7D54">
      <w:pPr>
        <w:jc w:val="center"/>
        <w:rPr>
          <w:rFonts w:ascii="Times New Roman" w:hAnsi="Times New Roman" w:cs="Times New Roman"/>
          <w:b/>
          <w:bCs/>
          <w:sz w:val="36"/>
          <w:szCs w:val="36"/>
        </w:rPr>
      </w:pPr>
      <w:r w:rsidRPr="00553F0F">
        <w:rPr>
          <w:rFonts w:ascii="Times New Roman" w:hAnsi="Times New Roman" w:cs="Times New Roman"/>
          <w:b/>
          <w:bCs/>
          <w:sz w:val="36"/>
          <w:szCs w:val="36"/>
        </w:rPr>
        <w:t>Final Project</w:t>
      </w:r>
    </w:p>
    <w:p w14:paraId="0568A541" w14:textId="5A02455A" w:rsidR="00191F53" w:rsidRPr="00553F0F" w:rsidRDefault="005516C6" w:rsidP="001E7D54">
      <w:pPr>
        <w:jc w:val="center"/>
        <w:rPr>
          <w:rFonts w:ascii="Times New Roman" w:hAnsi="Times New Roman" w:cs="Times New Roman"/>
          <w:b/>
          <w:bCs/>
          <w:sz w:val="28"/>
          <w:szCs w:val="28"/>
        </w:rPr>
      </w:pPr>
      <w:r w:rsidRPr="00553F0F">
        <w:rPr>
          <w:rFonts w:ascii="Times New Roman" w:hAnsi="Times New Roman" w:cs="Times New Roman"/>
          <w:i/>
          <w:iCs/>
          <w:color w:val="7F7F7F" w:themeColor="text1" w:themeTint="80"/>
          <w:sz w:val="24"/>
          <w:szCs w:val="24"/>
        </w:rPr>
        <w:t xml:space="preserve">Last Modified: July </w:t>
      </w:r>
      <w:r w:rsidR="00D97705">
        <w:rPr>
          <w:rFonts w:ascii="Times New Roman" w:hAnsi="Times New Roman" w:cs="Times New Roman"/>
          <w:i/>
          <w:iCs/>
          <w:color w:val="7F7F7F" w:themeColor="text1" w:themeTint="80"/>
          <w:sz w:val="24"/>
          <w:szCs w:val="24"/>
        </w:rPr>
        <w:t>10</w:t>
      </w:r>
      <w:r w:rsidRPr="00553F0F">
        <w:rPr>
          <w:rFonts w:ascii="Times New Roman" w:hAnsi="Times New Roman" w:cs="Times New Roman"/>
          <w:i/>
          <w:iCs/>
          <w:color w:val="7F7F7F" w:themeColor="text1" w:themeTint="80"/>
          <w:sz w:val="24"/>
          <w:szCs w:val="24"/>
          <w:vertAlign w:val="superscript"/>
        </w:rPr>
        <w:t>th</w:t>
      </w:r>
      <w:r w:rsidRPr="00553F0F">
        <w:rPr>
          <w:rFonts w:ascii="Times New Roman" w:hAnsi="Times New Roman" w:cs="Times New Roman"/>
          <w:i/>
          <w:iCs/>
          <w:color w:val="7F7F7F" w:themeColor="text1" w:themeTint="80"/>
          <w:sz w:val="24"/>
          <w:szCs w:val="24"/>
        </w:rPr>
        <w:t>, 2024</w:t>
      </w:r>
    </w:p>
    <w:sdt>
      <w:sdtPr>
        <w:rPr>
          <w:rFonts w:ascii="Times New Roman" w:eastAsiaTheme="minorHAnsi" w:hAnsi="Times New Roman" w:cs="Times New Roman"/>
          <w:color w:val="auto"/>
          <w:kern w:val="2"/>
          <w:sz w:val="22"/>
          <w:szCs w:val="22"/>
          <w14:ligatures w14:val="standardContextual"/>
        </w:rPr>
        <w:id w:val="-137961697"/>
        <w:docPartObj>
          <w:docPartGallery w:val="Table of Contents"/>
          <w:docPartUnique/>
        </w:docPartObj>
      </w:sdtPr>
      <w:sdtEndPr>
        <w:rPr>
          <w:b/>
          <w:bCs/>
          <w:noProof/>
        </w:rPr>
      </w:sdtEndPr>
      <w:sdtContent>
        <w:p w14:paraId="28A6D5CC" w14:textId="24EA4045" w:rsidR="00191F53" w:rsidRPr="00553F0F" w:rsidRDefault="00191F53" w:rsidP="001E7D54">
          <w:pPr>
            <w:pStyle w:val="TOCHeading"/>
            <w:rPr>
              <w:rFonts w:ascii="Times New Roman" w:hAnsi="Times New Roman" w:cs="Times New Roman"/>
              <w:b/>
              <w:bCs/>
              <w:i/>
              <w:iCs/>
            </w:rPr>
          </w:pPr>
          <w:r w:rsidRPr="00553F0F">
            <w:rPr>
              <w:rFonts w:ascii="Times New Roman" w:hAnsi="Times New Roman" w:cs="Times New Roman"/>
              <w:b/>
              <w:bCs/>
              <w:i/>
              <w:iCs/>
            </w:rPr>
            <w:t>Contents</w:t>
          </w:r>
        </w:p>
        <w:p w14:paraId="48D58508" w14:textId="04B7BBD4" w:rsidR="005516C6" w:rsidRPr="00553F0F" w:rsidRDefault="00191F53">
          <w:pPr>
            <w:pStyle w:val="TOC1"/>
            <w:rPr>
              <w:rFonts w:eastAsiaTheme="minorEastAsia"/>
            </w:rPr>
          </w:pPr>
          <w:r w:rsidRPr="00553F0F">
            <w:fldChar w:fldCharType="begin"/>
          </w:r>
          <w:r w:rsidRPr="00553F0F">
            <w:instrText xml:space="preserve"> TOC \o "1-3" \h \z \u </w:instrText>
          </w:r>
          <w:r w:rsidRPr="00553F0F">
            <w:fldChar w:fldCharType="separate"/>
          </w:r>
          <w:hyperlink w:anchor="_Toc171364280" w:history="1">
            <w:r w:rsidR="005516C6" w:rsidRPr="00553F0F">
              <w:rPr>
                <w:rStyle w:val="Hyperlink"/>
                <w:b/>
                <w:bCs/>
              </w:rPr>
              <w:t>Overview</w:t>
            </w:r>
            <w:r w:rsidR="005516C6" w:rsidRPr="00553F0F">
              <w:rPr>
                <w:webHidden/>
              </w:rPr>
              <w:tab/>
            </w:r>
            <w:r w:rsidR="005516C6" w:rsidRPr="00553F0F">
              <w:rPr>
                <w:webHidden/>
              </w:rPr>
              <w:fldChar w:fldCharType="begin"/>
            </w:r>
            <w:r w:rsidR="005516C6" w:rsidRPr="00553F0F">
              <w:rPr>
                <w:webHidden/>
              </w:rPr>
              <w:instrText xml:space="preserve"> PAGEREF _Toc171364280 \h </w:instrText>
            </w:r>
            <w:r w:rsidR="005516C6" w:rsidRPr="00553F0F">
              <w:rPr>
                <w:webHidden/>
              </w:rPr>
            </w:r>
            <w:r w:rsidR="005516C6" w:rsidRPr="00553F0F">
              <w:rPr>
                <w:webHidden/>
              </w:rPr>
              <w:fldChar w:fldCharType="separate"/>
            </w:r>
            <w:r w:rsidR="005516C6" w:rsidRPr="00553F0F">
              <w:rPr>
                <w:webHidden/>
              </w:rPr>
              <w:t>2</w:t>
            </w:r>
            <w:r w:rsidR="005516C6" w:rsidRPr="00553F0F">
              <w:rPr>
                <w:webHidden/>
              </w:rPr>
              <w:fldChar w:fldCharType="end"/>
            </w:r>
          </w:hyperlink>
        </w:p>
        <w:p w14:paraId="425D7160" w14:textId="68AE85BB" w:rsidR="005516C6" w:rsidRPr="00553F0F" w:rsidRDefault="00D97705">
          <w:pPr>
            <w:pStyle w:val="TOC1"/>
            <w:rPr>
              <w:rFonts w:eastAsiaTheme="minorEastAsia"/>
            </w:rPr>
          </w:pPr>
          <w:hyperlink w:anchor="_Toc171364281" w:history="1">
            <w:r w:rsidR="005516C6" w:rsidRPr="00553F0F">
              <w:rPr>
                <w:rStyle w:val="Hyperlink"/>
                <w:b/>
                <w:bCs/>
              </w:rPr>
              <w:t>Setup</w:t>
            </w:r>
            <w:r w:rsidR="005516C6" w:rsidRPr="00553F0F">
              <w:rPr>
                <w:webHidden/>
              </w:rPr>
              <w:tab/>
            </w:r>
            <w:r w:rsidR="005516C6" w:rsidRPr="00553F0F">
              <w:rPr>
                <w:webHidden/>
              </w:rPr>
              <w:fldChar w:fldCharType="begin"/>
            </w:r>
            <w:r w:rsidR="005516C6" w:rsidRPr="00553F0F">
              <w:rPr>
                <w:webHidden/>
              </w:rPr>
              <w:instrText xml:space="preserve"> PAGEREF _Toc171364281 \h </w:instrText>
            </w:r>
            <w:r w:rsidR="005516C6" w:rsidRPr="00553F0F">
              <w:rPr>
                <w:webHidden/>
              </w:rPr>
            </w:r>
            <w:r w:rsidR="005516C6" w:rsidRPr="00553F0F">
              <w:rPr>
                <w:webHidden/>
              </w:rPr>
              <w:fldChar w:fldCharType="separate"/>
            </w:r>
            <w:r w:rsidR="005516C6" w:rsidRPr="00553F0F">
              <w:rPr>
                <w:webHidden/>
              </w:rPr>
              <w:t>2</w:t>
            </w:r>
            <w:r w:rsidR="005516C6" w:rsidRPr="00553F0F">
              <w:rPr>
                <w:webHidden/>
              </w:rPr>
              <w:fldChar w:fldCharType="end"/>
            </w:r>
          </w:hyperlink>
        </w:p>
        <w:p w14:paraId="15D3582E" w14:textId="69BC1FDF" w:rsidR="005516C6" w:rsidRPr="00553F0F" w:rsidRDefault="00D97705">
          <w:pPr>
            <w:pStyle w:val="TOC1"/>
            <w:rPr>
              <w:rFonts w:eastAsiaTheme="minorEastAsia"/>
            </w:rPr>
          </w:pPr>
          <w:hyperlink w:anchor="_Toc171364282" w:history="1">
            <w:r w:rsidR="005516C6" w:rsidRPr="00553F0F">
              <w:rPr>
                <w:rStyle w:val="Hyperlink"/>
                <w:b/>
                <w:bCs/>
              </w:rPr>
              <w:t>Exploratory Data Analysis</w:t>
            </w:r>
            <w:r w:rsidR="005516C6" w:rsidRPr="00553F0F">
              <w:rPr>
                <w:webHidden/>
              </w:rPr>
              <w:tab/>
            </w:r>
            <w:r w:rsidR="005516C6" w:rsidRPr="00553F0F">
              <w:rPr>
                <w:webHidden/>
              </w:rPr>
              <w:fldChar w:fldCharType="begin"/>
            </w:r>
            <w:r w:rsidR="005516C6" w:rsidRPr="00553F0F">
              <w:rPr>
                <w:webHidden/>
              </w:rPr>
              <w:instrText xml:space="preserve"> PAGEREF _Toc171364282 \h </w:instrText>
            </w:r>
            <w:r w:rsidR="005516C6" w:rsidRPr="00553F0F">
              <w:rPr>
                <w:webHidden/>
              </w:rPr>
            </w:r>
            <w:r w:rsidR="005516C6" w:rsidRPr="00553F0F">
              <w:rPr>
                <w:webHidden/>
              </w:rPr>
              <w:fldChar w:fldCharType="separate"/>
            </w:r>
            <w:r w:rsidR="005516C6" w:rsidRPr="00553F0F">
              <w:rPr>
                <w:webHidden/>
              </w:rPr>
              <w:t>4</w:t>
            </w:r>
            <w:r w:rsidR="005516C6" w:rsidRPr="00553F0F">
              <w:rPr>
                <w:webHidden/>
              </w:rPr>
              <w:fldChar w:fldCharType="end"/>
            </w:r>
          </w:hyperlink>
        </w:p>
        <w:p w14:paraId="67EA8A31" w14:textId="73E2C3BD" w:rsidR="005516C6" w:rsidRPr="00553F0F" w:rsidRDefault="00D97705" w:rsidP="005516C6">
          <w:pPr>
            <w:pStyle w:val="TOC2"/>
            <w:rPr>
              <w:rFonts w:eastAsiaTheme="minorEastAsia"/>
            </w:rPr>
          </w:pPr>
          <w:hyperlink w:anchor="_Toc171364283" w:history="1">
            <w:r w:rsidR="005516C6" w:rsidRPr="00553F0F">
              <w:rPr>
                <w:rStyle w:val="Hyperlink"/>
              </w:rPr>
              <w:t>Hypothesis</w:t>
            </w:r>
            <w:r w:rsidR="005516C6" w:rsidRPr="00553F0F">
              <w:rPr>
                <w:webHidden/>
              </w:rPr>
              <w:tab/>
            </w:r>
            <w:r w:rsidR="005516C6" w:rsidRPr="00553F0F">
              <w:rPr>
                <w:webHidden/>
              </w:rPr>
              <w:fldChar w:fldCharType="begin"/>
            </w:r>
            <w:r w:rsidR="005516C6" w:rsidRPr="00553F0F">
              <w:rPr>
                <w:webHidden/>
              </w:rPr>
              <w:instrText xml:space="preserve"> PAGEREF _Toc171364283 \h </w:instrText>
            </w:r>
            <w:r w:rsidR="005516C6" w:rsidRPr="00553F0F">
              <w:rPr>
                <w:webHidden/>
              </w:rPr>
            </w:r>
            <w:r w:rsidR="005516C6" w:rsidRPr="00553F0F">
              <w:rPr>
                <w:webHidden/>
              </w:rPr>
              <w:fldChar w:fldCharType="separate"/>
            </w:r>
            <w:r w:rsidR="005516C6" w:rsidRPr="00553F0F">
              <w:rPr>
                <w:webHidden/>
              </w:rPr>
              <w:t>4</w:t>
            </w:r>
            <w:r w:rsidR="005516C6" w:rsidRPr="00553F0F">
              <w:rPr>
                <w:webHidden/>
              </w:rPr>
              <w:fldChar w:fldCharType="end"/>
            </w:r>
          </w:hyperlink>
        </w:p>
        <w:p w14:paraId="2BC45D75" w14:textId="03B10C3B" w:rsidR="005516C6" w:rsidRPr="00553F0F" w:rsidRDefault="00D97705" w:rsidP="005516C6">
          <w:pPr>
            <w:pStyle w:val="TOC2"/>
            <w:rPr>
              <w:rFonts w:eastAsiaTheme="minorEastAsia"/>
            </w:rPr>
          </w:pPr>
          <w:hyperlink w:anchor="_Toc171364284" w:history="1">
            <w:r w:rsidR="005516C6" w:rsidRPr="00553F0F">
              <w:rPr>
                <w:rStyle w:val="Hyperlink"/>
              </w:rPr>
              <w:t>Numerical Features</w:t>
            </w:r>
            <w:r w:rsidR="005516C6" w:rsidRPr="00553F0F">
              <w:rPr>
                <w:webHidden/>
              </w:rPr>
              <w:tab/>
            </w:r>
            <w:r w:rsidR="005516C6" w:rsidRPr="00553F0F">
              <w:rPr>
                <w:webHidden/>
              </w:rPr>
              <w:fldChar w:fldCharType="begin"/>
            </w:r>
            <w:r w:rsidR="005516C6" w:rsidRPr="00553F0F">
              <w:rPr>
                <w:webHidden/>
              </w:rPr>
              <w:instrText xml:space="preserve"> PAGEREF _Toc171364284 \h </w:instrText>
            </w:r>
            <w:r w:rsidR="005516C6" w:rsidRPr="00553F0F">
              <w:rPr>
                <w:webHidden/>
              </w:rPr>
            </w:r>
            <w:r w:rsidR="005516C6" w:rsidRPr="00553F0F">
              <w:rPr>
                <w:webHidden/>
              </w:rPr>
              <w:fldChar w:fldCharType="separate"/>
            </w:r>
            <w:r w:rsidR="005516C6" w:rsidRPr="00553F0F">
              <w:rPr>
                <w:webHidden/>
              </w:rPr>
              <w:t>5</w:t>
            </w:r>
            <w:r w:rsidR="005516C6" w:rsidRPr="00553F0F">
              <w:rPr>
                <w:webHidden/>
              </w:rPr>
              <w:fldChar w:fldCharType="end"/>
            </w:r>
          </w:hyperlink>
        </w:p>
        <w:p w14:paraId="27421B4F" w14:textId="78225F14" w:rsidR="005516C6" w:rsidRPr="00553F0F" w:rsidRDefault="00D97705" w:rsidP="005516C6">
          <w:pPr>
            <w:pStyle w:val="TOC2"/>
            <w:rPr>
              <w:rFonts w:eastAsiaTheme="minorEastAsia"/>
            </w:rPr>
          </w:pPr>
          <w:hyperlink w:anchor="_Toc171364285" w:history="1">
            <w:r w:rsidR="005516C6" w:rsidRPr="00553F0F">
              <w:rPr>
                <w:rStyle w:val="Hyperlink"/>
              </w:rPr>
              <w:t>Categorical Features</w:t>
            </w:r>
            <w:r w:rsidR="005516C6" w:rsidRPr="00553F0F">
              <w:rPr>
                <w:webHidden/>
              </w:rPr>
              <w:tab/>
            </w:r>
            <w:r w:rsidR="005516C6" w:rsidRPr="00553F0F">
              <w:rPr>
                <w:webHidden/>
              </w:rPr>
              <w:fldChar w:fldCharType="begin"/>
            </w:r>
            <w:r w:rsidR="005516C6" w:rsidRPr="00553F0F">
              <w:rPr>
                <w:webHidden/>
              </w:rPr>
              <w:instrText xml:space="preserve"> PAGEREF _Toc171364285 \h </w:instrText>
            </w:r>
            <w:r w:rsidR="005516C6" w:rsidRPr="00553F0F">
              <w:rPr>
                <w:webHidden/>
              </w:rPr>
            </w:r>
            <w:r w:rsidR="005516C6" w:rsidRPr="00553F0F">
              <w:rPr>
                <w:webHidden/>
              </w:rPr>
              <w:fldChar w:fldCharType="separate"/>
            </w:r>
            <w:r w:rsidR="005516C6" w:rsidRPr="00553F0F">
              <w:rPr>
                <w:webHidden/>
              </w:rPr>
              <w:t>5</w:t>
            </w:r>
            <w:r w:rsidR="005516C6" w:rsidRPr="00553F0F">
              <w:rPr>
                <w:webHidden/>
              </w:rPr>
              <w:fldChar w:fldCharType="end"/>
            </w:r>
          </w:hyperlink>
        </w:p>
        <w:p w14:paraId="2E1E7C51" w14:textId="7916FA5A" w:rsidR="005516C6" w:rsidRPr="00553F0F" w:rsidRDefault="00D97705">
          <w:pPr>
            <w:pStyle w:val="TOC1"/>
            <w:rPr>
              <w:rFonts w:eastAsiaTheme="minorEastAsia"/>
            </w:rPr>
          </w:pPr>
          <w:hyperlink w:anchor="_Toc171364286" w:history="1">
            <w:r w:rsidR="005516C6" w:rsidRPr="00553F0F">
              <w:rPr>
                <w:rStyle w:val="Hyperlink"/>
                <w:b/>
                <w:bCs/>
              </w:rPr>
              <w:t>Pre-Processing</w:t>
            </w:r>
            <w:r w:rsidR="005516C6" w:rsidRPr="00553F0F">
              <w:rPr>
                <w:webHidden/>
              </w:rPr>
              <w:tab/>
            </w:r>
            <w:r w:rsidR="005516C6" w:rsidRPr="00553F0F">
              <w:rPr>
                <w:webHidden/>
              </w:rPr>
              <w:fldChar w:fldCharType="begin"/>
            </w:r>
            <w:r w:rsidR="005516C6" w:rsidRPr="00553F0F">
              <w:rPr>
                <w:webHidden/>
              </w:rPr>
              <w:instrText xml:space="preserve"> PAGEREF _Toc171364286 \h </w:instrText>
            </w:r>
            <w:r w:rsidR="005516C6" w:rsidRPr="00553F0F">
              <w:rPr>
                <w:webHidden/>
              </w:rPr>
            </w:r>
            <w:r w:rsidR="005516C6" w:rsidRPr="00553F0F">
              <w:rPr>
                <w:webHidden/>
              </w:rPr>
              <w:fldChar w:fldCharType="separate"/>
            </w:r>
            <w:r w:rsidR="005516C6" w:rsidRPr="00553F0F">
              <w:rPr>
                <w:webHidden/>
              </w:rPr>
              <w:t>7</w:t>
            </w:r>
            <w:r w:rsidR="005516C6" w:rsidRPr="00553F0F">
              <w:rPr>
                <w:webHidden/>
              </w:rPr>
              <w:fldChar w:fldCharType="end"/>
            </w:r>
          </w:hyperlink>
        </w:p>
        <w:p w14:paraId="6294085D" w14:textId="28C0D29C" w:rsidR="005516C6" w:rsidRPr="00553F0F" w:rsidRDefault="00D97705" w:rsidP="005516C6">
          <w:pPr>
            <w:pStyle w:val="TOC2"/>
            <w:rPr>
              <w:rFonts w:eastAsiaTheme="minorEastAsia"/>
            </w:rPr>
          </w:pPr>
          <w:hyperlink w:anchor="_Toc171364287" w:history="1">
            <w:r w:rsidR="005516C6" w:rsidRPr="00553F0F">
              <w:rPr>
                <w:rStyle w:val="Hyperlink"/>
              </w:rPr>
              <w:t>Target Label Encoding</w:t>
            </w:r>
            <w:r w:rsidR="005516C6" w:rsidRPr="00553F0F">
              <w:rPr>
                <w:webHidden/>
              </w:rPr>
              <w:tab/>
            </w:r>
            <w:r w:rsidR="005516C6" w:rsidRPr="00553F0F">
              <w:rPr>
                <w:webHidden/>
              </w:rPr>
              <w:fldChar w:fldCharType="begin"/>
            </w:r>
            <w:r w:rsidR="005516C6" w:rsidRPr="00553F0F">
              <w:rPr>
                <w:webHidden/>
              </w:rPr>
              <w:instrText xml:space="preserve"> PAGEREF _Toc171364287 \h </w:instrText>
            </w:r>
            <w:r w:rsidR="005516C6" w:rsidRPr="00553F0F">
              <w:rPr>
                <w:webHidden/>
              </w:rPr>
            </w:r>
            <w:r w:rsidR="005516C6" w:rsidRPr="00553F0F">
              <w:rPr>
                <w:webHidden/>
              </w:rPr>
              <w:fldChar w:fldCharType="separate"/>
            </w:r>
            <w:r w:rsidR="005516C6" w:rsidRPr="00553F0F">
              <w:rPr>
                <w:webHidden/>
              </w:rPr>
              <w:t>7</w:t>
            </w:r>
            <w:r w:rsidR="005516C6" w:rsidRPr="00553F0F">
              <w:rPr>
                <w:webHidden/>
              </w:rPr>
              <w:fldChar w:fldCharType="end"/>
            </w:r>
          </w:hyperlink>
        </w:p>
        <w:p w14:paraId="6411C8ED" w14:textId="412C2740" w:rsidR="005516C6" w:rsidRPr="00553F0F" w:rsidRDefault="00D97705" w:rsidP="005516C6">
          <w:pPr>
            <w:pStyle w:val="TOC2"/>
            <w:rPr>
              <w:rFonts w:eastAsiaTheme="minorEastAsia"/>
            </w:rPr>
          </w:pPr>
          <w:hyperlink w:anchor="_Toc171364288" w:history="1">
            <w:r w:rsidR="005516C6" w:rsidRPr="00553F0F">
              <w:rPr>
                <w:rStyle w:val="Hyperlink"/>
              </w:rPr>
              <w:t>Categorical &amp; Numeric Encoding</w:t>
            </w:r>
            <w:r w:rsidR="005516C6" w:rsidRPr="00553F0F">
              <w:rPr>
                <w:webHidden/>
              </w:rPr>
              <w:tab/>
            </w:r>
            <w:r w:rsidR="005516C6" w:rsidRPr="00553F0F">
              <w:rPr>
                <w:webHidden/>
              </w:rPr>
              <w:fldChar w:fldCharType="begin"/>
            </w:r>
            <w:r w:rsidR="005516C6" w:rsidRPr="00553F0F">
              <w:rPr>
                <w:webHidden/>
              </w:rPr>
              <w:instrText xml:space="preserve"> PAGEREF _Toc171364288 \h </w:instrText>
            </w:r>
            <w:r w:rsidR="005516C6" w:rsidRPr="00553F0F">
              <w:rPr>
                <w:webHidden/>
              </w:rPr>
            </w:r>
            <w:r w:rsidR="005516C6" w:rsidRPr="00553F0F">
              <w:rPr>
                <w:webHidden/>
              </w:rPr>
              <w:fldChar w:fldCharType="separate"/>
            </w:r>
            <w:r w:rsidR="005516C6" w:rsidRPr="00553F0F">
              <w:rPr>
                <w:webHidden/>
              </w:rPr>
              <w:t>7</w:t>
            </w:r>
            <w:r w:rsidR="005516C6" w:rsidRPr="00553F0F">
              <w:rPr>
                <w:webHidden/>
              </w:rPr>
              <w:fldChar w:fldCharType="end"/>
            </w:r>
          </w:hyperlink>
        </w:p>
        <w:p w14:paraId="19561094" w14:textId="6AF18B87" w:rsidR="005516C6" w:rsidRPr="00553F0F" w:rsidRDefault="00D97705">
          <w:pPr>
            <w:pStyle w:val="TOC1"/>
            <w:rPr>
              <w:rFonts w:eastAsiaTheme="minorEastAsia"/>
            </w:rPr>
          </w:pPr>
          <w:hyperlink w:anchor="_Toc171364289" w:history="1">
            <w:r w:rsidR="005516C6" w:rsidRPr="00553F0F">
              <w:rPr>
                <w:rStyle w:val="Hyperlink"/>
                <w:b/>
                <w:bCs/>
              </w:rPr>
              <w:t>Model Architecture</w:t>
            </w:r>
            <w:r w:rsidR="005516C6" w:rsidRPr="00553F0F">
              <w:rPr>
                <w:webHidden/>
              </w:rPr>
              <w:tab/>
            </w:r>
            <w:r w:rsidR="005516C6" w:rsidRPr="00553F0F">
              <w:rPr>
                <w:webHidden/>
              </w:rPr>
              <w:fldChar w:fldCharType="begin"/>
            </w:r>
            <w:r w:rsidR="005516C6" w:rsidRPr="00553F0F">
              <w:rPr>
                <w:webHidden/>
              </w:rPr>
              <w:instrText xml:space="preserve"> PAGEREF _Toc171364289 \h </w:instrText>
            </w:r>
            <w:r w:rsidR="005516C6" w:rsidRPr="00553F0F">
              <w:rPr>
                <w:webHidden/>
              </w:rPr>
            </w:r>
            <w:r w:rsidR="005516C6" w:rsidRPr="00553F0F">
              <w:rPr>
                <w:webHidden/>
              </w:rPr>
              <w:fldChar w:fldCharType="separate"/>
            </w:r>
            <w:r w:rsidR="005516C6" w:rsidRPr="00553F0F">
              <w:rPr>
                <w:webHidden/>
              </w:rPr>
              <w:t>8</w:t>
            </w:r>
            <w:r w:rsidR="005516C6" w:rsidRPr="00553F0F">
              <w:rPr>
                <w:webHidden/>
              </w:rPr>
              <w:fldChar w:fldCharType="end"/>
            </w:r>
          </w:hyperlink>
        </w:p>
        <w:p w14:paraId="15C6C77F" w14:textId="6562B234" w:rsidR="005516C6" w:rsidRPr="00553F0F" w:rsidRDefault="00D97705" w:rsidP="005516C6">
          <w:pPr>
            <w:pStyle w:val="TOC2"/>
            <w:rPr>
              <w:rFonts w:eastAsiaTheme="minorEastAsia"/>
            </w:rPr>
          </w:pPr>
          <w:hyperlink w:anchor="_Toc171364290" w:history="1">
            <w:r w:rsidR="005516C6" w:rsidRPr="00553F0F">
              <w:rPr>
                <w:rStyle w:val="Hyperlink"/>
              </w:rPr>
              <w:t>LSTM</w:t>
            </w:r>
            <w:r w:rsidR="005516C6" w:rsidRPr="00553F0F">
              <w:rPr>
                <w:webHidden/>
              </w:rPr>
              <w:tab/>
            </w:r>
            <w:r w:rsidR="005516C6" w:rsidRPr="00553F0F">
              <w:rPr>
                <w:webHidden/>
              </w:rPr>
              <w:fldChar w:fldCharType="begin"/>
            </w:r>
            <w:r w:rsidR="005516C6" w:rsidRPr="00553F0F">
              <w:rPr>
                <w:webHidden/>
              </w:rPr>
              <w:instrText xml:space="preserve"> PAGEREF _Toc171364290 \h </w:instrText>
            </w:r>
            <w:r w:rsidR="005516C6" w:rsidRPr="00553F0F">
              <w:rPr>
                <w:webHidden/>
              </w:rPr>
            </w:r>
            <w:r w:rsidR="005516C6" w:rsidRPr="00553F0F">
              <w:rPr>
                <w:webHidden/>
              </w:rPr>
              <w:fldChar w:fldCharType="separate"/>
            </w:r>
            <w:r w:rsidR="005516C6" w:rsidRPr="00553F0F">
              <w:rPr>
                <w:webHidden/>
              </w:rPr>
              <w:t>8</w:t>
            </w:r>
            <w:r w:rsidR="005516C6" w:rsidRPr="00553F0F">
              <w:rPr>
                <w:webHidden/>
              </w:rPr>
              <w:fldChar w:fldCharType="end"/>
            </w:r>
          </w:hyperlink>
        </w:p>
        <w:p w14:paraId="05E022CA" w14:textId="7D0AC2AF" w:rsidR="005516C6" w:rsidRPr="00553F0F" w:rsidRDefault="00D97705" w:rsidP="005516C6">
          <w:pPr>
            <w:pStyle w:val="TOC2"/>
            <w:rPr>
              <w:rFonts w:eastAsiaTheme="minorEastAsia"/>
            </w:rPr>
          </w:pPr>
          <w:hyperlink w:anchor="_Toc171364291" w:history="1">
            <w:r w:rsidR="005516C6" w:rsidRPr="00553F0F">
              <w:rPr>
                <w:rStyle w:val="Hyperlink"/>
              </w:rPr>
              <w:t>Random Forest</w:t>
            </w:r>
            <w:r w:rsidR="005516C6" w:rsidRPr="00553F0F">
              <w:rPr>
                <w:webHidden/>
              </w:rPr>
              <w:tab/>
            </w:r>
            <w:r w:rsidR="005516C6" w:rsidRPr="00553F0F">
              <w:rPr>
                <w:webHidden/>
              </w:rPr>
              <w:fldChar w:fldCharType="begin"/>
            </w:r>
            <w:r w:rsidR="005516C6" w:rsidRPr="00553F0F">
              <w:rPr>
                <w:webHidden/>
              </w:rPr>
              <w:instrText xml:space="preserve"> PAGEREF _Toc171364291 \h </w:instrText>
            </w:r>
            <w:r w:rsidR="005516C6" w:rsidRPr="00553F0F">
              <w:rPr>
                <w:webHidden/>
              </w:rPr>
            </w:r>
            <w:r w:rsidR="005516C6" w:rsidRPr="00553F0F">
              <w:rPr>
                <w:webHidden/>
              </w:rPr>
              <w:fldChar w:fldCharType="separate"/>
            </w:r>
            <w:r w:rsidR="005516C6" w:rsidRPr="00553F0F">
              <w:rPr>
                <w:webHidden/>
              </w:rPr>
              <w:t>9</w:t>
            </w:r>
            <w:r w:rsidR="005516C6" w:rsidRPr="00553F0F">
              <w:rPr>
                <w:webHidden/>
              </w:rPr>
              <w:fldChar w:fldCharType="end"/>
            </w:r>
          </w:hyperlink>
        </w:p>
        <w:p w14:paraId="02A35616" w14:textId="512A07A6" w:rsidR="005516C6" w:rsidRPr="00553F0F" w:rsidRDefault="00D97705" w:rsidP="005516C6">
          <w:pPr>
            <w:pStyle w:val="TOC2"/>
            <w:rPr>
              <w:rFonts w:eastAsiaTheme="minorEastAsia"/>
            </w:rPr>
          </w:pPr>
          <w:hyperlink w:anchor="_Toc171364292" w:history="1">
            <w:r w:rsidR="005516C6" w:rsidRPr="00553F0F">
              <w:rPr>
                <w:rStyle w:val="Hyperlink"/>
              </w:rPr>
              <w:t>K-Nearest Neighbors</w:t>
            </w:r>
            <w:r w:rsidR="005516C6" w:rsidRPr="00553F0F">
              <w:rPr>
                <w:webHidden/>
              </w:rPr>
              <w:tab/>
            </w:r>
            <w:r w:rsidR="005516C6" w:rsidRPr="00553F0F">
              <w:rPr>
                <w:webHidden/>
              </w:rPr>
              <w:fldChar w:fldCharType="begin"/>
            </w:r>
            <w:r w:rsidR="005516C6" w:rsidRPr="00553F0F">
              <w:rPr>
                <w:webHidden/>
              </w:rPr>
              <w:instrText xml:space="preserve"> PAGEREF _Toc171364292 \h </w:instrText>
            </w:r>
            <w:r w:rsidR="005516C6" w:rsidRPr="00553F0F">
              <w:rPr>
                <w:webHidden/>
              </w:rPr>
            </w:r>
            <w:r w:rsidR="005516C6" w:rsidRPr="00553F0F">
              <w:rPr>
                <w:webHidden/>
              </w:rPr>
              <w:fldChar w:fldCharType="separate"/>
            </w:r>
            <w:r w:rsidR="005516C6" w:rsidRPr="00553F0F">
              <w:rPr>
                <w:webHidden/>
              </w:rPr>
              <w:t>9</w:t>
            </w:r>
            <w:r w:rsidR="005516C6" w:rsidRPr="00553F0F">
              <w:rPr>
                <w:webHidden/>
              </w:rPr>
              <w:fldChar w:fldCharType="end"/>
            </w:r>
          </w:hyperlink>
        </w:p>
        <w:p w14:paraId="4F2A2E08" w14:textId="1C6D2EE6" w:rsidR="005516C6" w:rsidRPr="00553F0F" w:rsidRDefault="00D97705">
          <w:pPr>
            <w:pStyle w:val="TOC1"/>
            <w:rPr>
              <w:rFonts w:eastAsiaTheme="minorEastAsia"/>
            </w:rPr>
          </w:pPr>
          <w:hyperlink w:anchor="_Toc171364293" w:history="1">
            <w:r w:rsidR="005516C6" w:rsidRPr="00553F0F">
              <w:rPr>
                <w:rStyle w:val="Hyperlink"/>
                <w:b/>
                <w:bCs/>
              </w:rPr>
              <w:t>Model Training</w:t>
            </w:r>
            <w:r w:rsidR="005516C6" w:rsidRPr="00553F0F">
              <w:rPr>
                <w:webHidden/>
              </w:rPr>
              <w:tab/>
            </w:r>
            <w:r w:rsidR="005516C6" w:rsidRPr="00553F0F">
              <w:rPr>
                <w:webHidden/>
              </w:rPr>
              <w:fldChar w:fldCharType="begin"/>
            </w:r>
            <w:r w:rsidR="005516C6" w:rsidRPr="00553F0F">
              <w:rPr>
                <w:webHidden/>
              </w:rPr>
              <w:instrText xml:space="preserve"> PAGEREF _Toc171364293 \h </w:instrText>
            </w:r>
            <w:r w:rsidR="005516C6" w:rsidRPr="00553F0F">
              <w:rPr>
                <w:webHidden/>
              </w:rPr>
            </w:r>
            <w:r w:rsidR="005516C6" w:rsidRPr="00553F0F">
              <w:rPr>
                <w:webHidden/>
              </w:rPr>
              <w:fldChar w:fldCharType="separate"/>
            </w:r>
            <w:r w:rsidR="005516C6" w:rsidRPr="00553F0F">
              <w:rPr>
                <w:webHidden/>
              </w:rPr>
              <w:t>10</w:t>
            </w:r>
            <w:r w:rsidR="005516C6" w:rsidRPr="00553F0F">
              <w:rPr>
                <w:webHidden/>
              </w:rPr>
              <w:fldChar w:fldCharType="end"/>
            </w:r>
          </w:hyperlink>
        </w:p>
        <w:p w14:paraId="2034D0E9" w14:textId="564D29F4" w:rsidR="005516C6" w:rsidRPr="00553F0F" w:rsidRDefault="00D97705" w:rsidP="005516C6">
          <w:pPr>
            <w:pStyle w:val="TOC2"/>
            <w:rPr>
              <w:rFonts w:eastAsiaTheme="minorEastAsia"/>
            </w:rPr>
          </w:pPr>
          <w:hyperlink w:anchor="_Toc171364294" w:history="1">
            <w:r w:rsidR="005516C6" w:rsidRPr="00553F0F">
              <w:rPr>
                <w:rStyle w:val="Hyperlink"/>
              </w:rPr>
              <w:t>Preparation</w:t>
            </w:r>
            <w:r w:rsidR="005516C6" w:rsidRPr="00553F0F">
              <w:rPr>
                <w:webHidden/>
              </w:rPr>
              <w:tab/>
            </w:r>
            <w:r w:rsidR="005516C6" w:rsidRPr="00553F0F">
              <w:rPr>
                <w:webHidden/>
              </w:rPr>
              <w:fldChar w:fldCharType="begin"/>
            </w:r>
            <w:r w:rsidR="005516C6" w:rsidRPr="00553F0F">
              <w:rPr>
                <w:webHidden/>
              </w:rPr>
              <w:instrText xml:space="preserve"> PAGEREF _Toc171364294 \h </w:instrText>
            </w:r>
            <w:r w:rsidR="005516C6" w:rsidRPr="00553F0F">
              <w:rPr>
                <w:webHidden/>
              </w:rPr>
            </w:r>
            <w:r w:rsidR="005516C6" w:rsidRPr="00553F0F">
              <w:rPr>
                <w:webHidden/>
              </w:rPr>
              <w:fldChar w:fldCharType="separate"/>
            </w:r>
            <w:r w:rsidR="005516C6" w:rsidRPr="00553F0F">
              <w:rPr>
                <w:webHidden/>
              </w:rPr>
              <w:t>10</w:t>
            </w:r>
            <w:r w:rsidR="005516C6" w:rsidRPr="00553F0F">
              <w:rPr>
                <w:webHidden/>
              </w:rPr>
              <w:fldChar w:fldCharType="end"/>
            </w:r>
          </w:hyperlink>
        </w:p>
        <w:p w14:paraId="253F499F" w14:textId="0B0FC366" w:rsidR="005516C6" w:rsidRPr="00553F0F" w:rsidRDefault="00D97705" w:rsidP="005516C6">
          <w:pPr>
            <w:pStyle w:val="TOC2"/>
            <w:rPr>
              <w:rFonts w:eastAsiaTheme="minorEastAsia"/>
            </w:rPr>
          </w:pPr>
          <w:hyperlink w:anchor="_Toc171364295" w:history="1">
            <w:r w:rsidR="005516C6" w:rsidRPr="00553F0F">
              <w:rPr>
                <w:rStyle w:val="Hyperlink"/>
                <w:color w:val="auto"/>
              </w:rPr>
              <w:t>Training</w:t>
            </w:r>
            <w:r w:rsidR="005516C6" w:rsidRPr="00553F0F">
              <w:rPr>
                <w:webHidden/>
              </w:rPr>
              <w:tab/>
            </w:r>
            <w:r w:rsidR="005516C6" w:rsidRPr="00553F0F">
              <w:rPr>
                <w:webHidden/>
              </w:rPr>
              <w:fldChar w:fldCharType="begin"/>
            </w:r>
            <w:r w:rsidR="005516C6" w:rsidRPr="00553F0F">
              <w:rPr>
                <w:webHidden/>
              </w:rPr>
              <w:instrText xml:space="preserve"> PAGEREF _Toc171364295 \h </w:instrText>
            </w:r>
            <w:r w:rsidR="005516C6" w:rsidRPr="00553F0F">
              <w:rPr>
                <w:webHidden/>
              </w:rPr>
            </w:r>
            <w:r w:rsidR="005516C6" w:rsidRPr="00553F0F">
              <w:rPr>
                <w:webHidden/>
              </w:rPr>
              <w:fldChar w:fldCharType="separate"/>
            </w:r>
            <w:r w:rsidR="005516C6" w:rsidRPr="00553F0F">
              <w:rPr>
                <w:webHidden/>
              </w:rPr>
              <w:t>11</w:t>
            </w:r>
            <w:r w:rsidR="005516C6" w:rsidRPr="00553F0F">
              <w:rPr>
                <w:webHidden/>
              </w:rPr>
              <w:fldChar w:fldCharType="end"/>
            </w:r>
          </w:hyperlink>
        </w:p>
        <w:p w14:paraId="07F81D7A" w14:textId="12A25D5F" w:rsidR="005516C6" w:rsidRPr="00553F0F" w:rsidRDefault="00D97705">
          <w:pPr>
            <w:pStyle w:val="TOC1"/>
            <w:rPr>
              <w:rFonts w:eastAsiaTheme="minorEastAsia"/>
            </w:rPr>
          </w:pPr>
          <w:hyperlink w:anchor="_Toc171364296" w:history="1">
            <w:r w:rsidR="005516C6" w:rsidRPr="00553F0F">
              <w:rPr>
                <w:rStyle w:val="Hyperlink"/>
                <w:b/>
                <w:bCs/>
              </w:rPr>
              <w:t>Model Evaluation</w:t>
            </w:r>
            <w:r w:rsidR="005516C6" w:rsidRPr="00553F0F">
              <w:rPr>
                <w:webHidden/>
              </w:rPr>
              <w:tab/>
            </w:r>
            <w:r w:rsidR="005516C6" w:rsidRPr="00553F0F">
              <w:rPr>
                <w:webHidden/>
              </w:rPr>
              <w:fldChar w:fldCharType="begin"/>
            </w:r>
            <w:r w:rsidR="005516C6" w:rsidRPr="00553F0F">
              <w:rPr>
                <w:webHidden/>
              </w:rPr>
              <w:instrText xml:space="preserve"> PAGEREF _Toc171364296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548F7416" w14:textId="0DE05495" w:rsidR="005516C6" w:rsidRPr="00553F0F" w:rsidRDefault="00D97705" w:rsidP="005516C6">
          <w:pPr>
            <w:pStyle w:val="TOC2"/>
            <w:rPr>
              <w:rFonts w:eastAsiaTheme="minorEastAsia"/>
            </w:rPr>
          </w:pPr>
          <w:hyperlink w:anchor="_Toc171364297" w:history="1">
            <w:r w:rsidR="005516C6" w:rsidRPr="00553F0F">
              <w:rPr>
                <w:rStyle w:val="Hyperlink"/>
              </w:rPr>
              <w:t>Fold Evaluation</w:t>
            </w:r>
            <w:r w:rsidR="005516C6" w:rsidRPr="00553F0F">
              <w:rPr>
                <w:webHidden/>
              </w:rPr>
              <w:tab/>
            </w:r>
            <w:r w:rsidR="005516C6" w:rsidRPr="00553F0F">
              <w:rPr>
                <w:webHidden/>
              </w:rPr>
              <w:fldChar w:fldCharType="begin"/>
            </w:r>
            <w:r w:rsidR="005516C6" w:rsidRPr="00553F0F">
              <w:rPr>
                <w:webHidden/>
              </w:rPr>
              <w:instrText xml:space="preserve"> PAGEREF _Toc171364297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1E6554A0" w14:textId="382FB35C" w:rsidR="005516C6" w:rsidRPr="00553F0F" w:rsidRDefault="00D97705" w:rsidP="005516C6">
          <w:pPr>
            <w:pStyle w:val="TOC2"/>
            <w:rPr>
              <w:rFonts w:eastAsiaTheme="minorEastAsia"/>
            </w:rPr>
          </w:pPr>
          <w:hyperlink w:anchor="_Toc171364298" w:history="1">
            <w:r w:rsidR="005516C6" w:rsidRPr="00553F0F">
              <w:rPr>
                <w:rStyle w:val="Hyperlink"/>
              </w:rPr>
              <w:t>Aggregate Evaluation</w:t>
            </w:r>
            <w:r w:rsidR="005516C6" w:rsidRPr="00553F0F">
              <w:rPr>
                <w:webHidden/>
              </w:rPr>
              <w:tab/>
            </w:r>
            <w:r w:rsidR="005516C6" w:rsidRPr="00553F0F">
              <w:rPr>
                <w:webHidden/>
              </w:rPr>
              <w:fldChar w:fldCharType="begin"/>
            </w:r>
            <w:r w:rsidR="005516C6" w:rsidRPr="00553F0F">
              <w:rPr>
                <w:webHidden/>
              </w:rPr>
              <w:instrText xml:space="preserve"> PAGEREF _Toc171364298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306C2F6E" w14:textId="404402C7" w:rsidR="005516C6" w:rsidRPr="00553F0F" w:rsidRDefault="00D97705">
          <w:pPr>
            <w:pStyle w:val="TOC1"/>
            <w:rPr>
              <w:rFonts w:eastAsiaTheme="minorEastAsia"/>
            </w:rPr>
          </w:pPr>
          <w:hyperlink w:anchor="_Toc171364299" w:history="1">
            <w:r w:rsidR="005516C6" w:rsidRPr="00553F0F">
              <w:rPr>
                <w:rStyle w:val="Hyperlink"/>
                <w:b/>
                <w:bCs/>
              </w:rPr>
              <w:t>Findings</w:t>
            </w:r>
            <w:r w:rsidR="005516C6" w:rsidRPr="00553F0F">
              <w:rPr>
                <w:webHidden/>
              </w:rPr>
              <w:tab/>
            </w:r>
            <w:r w:rsidR="005516C6" w:rsidRPr="00553F0F">
              <w:rPr>
                <w:webHidden/>
              </w:rPr>
              <w:fldChar w:fldCharType="begin"/>
            </w:r>
            <w:r w:rsidR="005516C6" w:rsidRPr="00553F0F">
              <w:rPr>
                <w:webHidden/>
              </w:rPr>
              <w:instrText xml:space="preserve"> PAGEREF _Toc171364299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4164565E" w14:textId="4C294BFF" w:rsidR="005516C6" w:rsidRPr="00553F0F" w:rsidRDefault="00D97705">
          <w:pPr>
            <w:pStyle w:val="TOC1"/>
            <w:rPr>
              <w:rFonts w:eastAsiaTheme="minorEastAsia"/>
            </w:rPr>
          </w:pPr>
          <w:hyperlink w:anchor="_Toc171364300" w:history="1">
            <w:r w:rsidR="005516C6" w:rsidRPr="00553F0F">
              <w:rPr>
                <w:rStyle w:val="Hyperlink"/>
                <w:b/>
                <w:bCs/>
              </w:rPr>
              <w:t>Appendix</w:t>
            </w:r>
            <w:r w:rsidR="005516C6" w:rsidRPr="00553F0F">
              <w:rPr>
                <w:webHidden/>
              </w:rPr>
              <w:tab/>
            </w:r>
            <w:r w:rsidR="005516C6" w:rsidRPr="00553F0F">
              <w:rPr>
                <w:webHidden/>
              </w:rPr>
              <w:fldChar w:fldCharType="begin"/>
            </w:r>
            <w:r w:rsidR="005516C6" w:rsidRPr="00553F0F">
              <w:rPr>
                <w:webHidden/>
              </w:rPr>
              <w:instrText xml:space="preserve"> PAGEREF _Toc171364300 \h </w:instrText>
            </w:r>
            <w:r w:rsidR="005516C6" w:rsidRPr="00553F0F">
              <w:rPr>
                <w:webHidden/>
              </w:rPr>
            </w:r>
            <w:r w:rsidR="005516C6" w:rsidRPr="00553F0F">
              <w:rPr>
                <w:webHidden/>
              </w:rPr>
              <w:fldChar w:fldCharType="separate"/>
            </w:r>
            <w:r w:rsidR="005516C6" w:rsidRPr="00553F0F">
              <w:rPr>
                <w:webHidden/>
              </w:rPr>
              <w:t>13</w:t>
            </w:r>
            <w:r w:rsidR="005516C6" w:rsidRPr="00553F0F">
              <w:rPr>
                <w:webHidden/>
              </w:rPr>
              <w:fldChar w:fldCharType="end"/>
            </w:r>
          </w:hyperlink>
        </w:p>
        <w:p w14:paraId="415231F5" w14:textId="7410F0B2" w:rsidR="005516C6" w:rsidRPr="00553F0F" w:rsidRDefault="00D97705" w:rsidP="005516C6">
          <w:pPr>
            <w:pStyle w:val="TOC2"/>
            <w:rPr>
              <w:rFonts w:eastAsiaTheme="minorEastAsia"/>
            </w:rPr>
          </w:pPr>
          <w:hyperlink w:anchor="_Toc171364301" w:history="1">
            <w:r w:rsidR="005516C6" w:rsidRPr="00553F0F">
              <w:rPr>
                <w:rStyle w:val="Hyperlink"/>
                <w:b/>
                <w:bCs/>
              </w:rPr>
              <w:t>Screenshots</w:t>
            </w:r>
            <w:r w:rsidR="005516C6" w:rsidRPr="00553F0F">
              <w:rPr>
                <w:webHidden/>
              </w:rPr>
              <w:tab/>
            </w:r>
            <w:r w:rsidR="005516C6" w:rsidRPr="00553F0F">
              <w:rPr>
                <w:webHidden/>
              </w:rPr>
              <w:fldChar w:fldCharType="begin"/>
            </w:r>
            <w:r w:rsidR="005516C6" w:rsidRPr="00553F0F">
              <w:rPr>
                <w:webHidden/>
              </w:rPr>
              <w:instrText xml:space="preserve"> PAGEREF _Toc171364301 \h </w:instrText>
            </w:r>
            <w:r w:rsidR="005516C6" w:rsidRPr="00553F0F">
              <w:rPr>
                <w:webHidden/>
              </w:rPr>
            </w:r>
            <w:r w:rsidR="005516C6" w:rsidRPr="00553F0F">
              <w:rPr>
                <w:webHidden/>
              </w:rPr>
              <w:fldChar w:fldCharType="separate"/>
            </w:r>
            <w:r w:rsidR="005516C6" w:rsidRPr="00553F0F">
              <w:rPr>
                <w:webHidden/>
              </w:rPr>
              <w:t>13</w:t>
            </w:r>
            <w:r w:rsidR="005516C6" w:rsidRPr="00553F0F">
              <w:rPr>
                <w:webHidden/>
              </w:rPr>
              <w:fldChar w:fldCharType="end"/>
            </w:r>
          </w:hyperlink>
        </w:p>
        <w:p w14:paraId="2364B0B4" w14:textId="09536DBB" w:rsidR="00191F53" w:rsidRPr="00553F0F" w:rsidRDefault="00191F53" w:rsidP="001E7D54">
          <w:pPr>
            <w:rPr>
              <w:rFonts w:ascii="Times New Roman" w:hAnsi="Times New Roman" w:cs="Times New Roman"/>
            </w:rPr>
          </w:pPr>
          <w:r w:rsidRPr="00553F0F">
            <w:rPr>
              <w:rFonts w:ascii="Times New Roman" w:hAnsi="Times New Roman" w:cs="Times New Roman"/>
              <w:b/>
              <w:bCs/>
              <w:noProof/>
            </w:rPr>
            <w:fldChar w:fldCharType="end"/>
          </w:r>
        </w:p>
      </w:sdtContent>
    </w:sdt>
    <w:p w14:paraId="3CE22B01" w14:textId="77777777" w:rsidR="00191F53" w:rsidRPr="00553F0F" w:rsidRDefault="00191F53" w:rsidP="001E7D54">
      <w:pPr>
        <w:jc w:val="center"/>
        <w:rPr>
          <w:rFonts w:ascii="Times New Roman" w:hAnsi="Times New Roman" w:cs="Times New Roman"/>
          <w:b/>
          <w:bCs/>
          <w:sz w:val="28"/>
          <w:szCs w:val="28"/>
        </w:rPr>
      </w:pPr>
    </w:p>
    <w:p w14:paraId="2A2CA9D3" w14:textId="77777777" w:rsidR="00191F53" w:rsidRPr="00553F0F" w:rsidRDefault="00191F53" w:rsidP="001E7D54">
      <w:pPr>
        <w:rPr>
          <w:rFonts w:ascii="Times New Roman" w:eastAsiaTheme="majorEastAsia" w:hAnsi="Times New Roman" w:cs="Times New Roman"/>
          <w:b/>
          <w:bCs/>
          <w:color w:val="2F5496" w:themeColor="accent1" w:themeShade="BF"/>
          <w:sz w:val="24"/>
          <w:szCs w:val="24"/>
        </w:rPr>
      </w:pPr>
      <w:r w:rsidRPr="00553F0F">
        <w:rPr>
          <w:rFonts w:ascii="Times New Roman" w:hAnsi="Times New Roman" w:cs="Times New Roman"/>
          <w:b/>
          <w:bCs/>
          <w:sz w:val="24"/>
          <w:szCs w:val="24"/>
        </w:rPr>
        <w:br w:type="page"/>
      </w:r>
    </w:p>
    <w:p w14:paraId="213E96B3" w14:textId="765B5DDC" w:rsidR="006960AC" w:rsidRPr="00553F0F" w:rsidRDefault="006960AC" w:rsidP="001E7D54">
      <w:pPr>
        <w:pStyle w:val="Heading1"/>
        <w:rPr>
          <w:rFonts w:ascii="Times New Roman" w:hAnsi="Times New Roman" w:cs="Times New Roman"/>
          <w:b/>
          <w:bCs/>
        </w:rPr>
      </w:pPr>
      <w:bookmarkStart w:id="0" w:name="_Toc171364280"/>
      <w:r w:rsidRPr="00553F0F">
        <w:rPr>
          <w:rFonts w:ascii="Times New Roman" w:hAnsi="Times New Roman" w:cs="Times New Roman"/>
          <w:b/>
          <w:bCs/>
        </w:rPr>
        <w:lastRenderedPageBreak/>
        <w:t>Overview</w:t>
      </w:r>
      <w:bookmarkEnd w:id="0"/>
    </w:p>
    <w:p w14:paraId="38A70232" w14:textId="345F0987"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Algorithms</w:t>
      </w:r>
    </w:p>
    <w:p w14:paraId="2D1D7A1A" w14:textId="135C6A23"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Random Forest</w:t>
      </w:r>
      <w:r w:rsidR="00191F53" w:rsidRPr="00553F0F">
        <w:rPr>
          <w:rFonts w:ascii="Times New Roman" w:hAnsi="Times New Roman" w:cs="Times New Roman"/>
          <w:sz w:val="24"/>
          <w:szCs w:val="24"/>
        </w:rPr>
        <w:t xml:space="preserve"> (sklearn.ensemble - RandomForestClassifier)</w:t>
      </w:r>
    </w:p>
    <w:p w14:paraId="2B4FFED2" w14:textId="7053FF8B"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LSTM</w:t>
      </w:r>
      <w:r w:rsidR="00191F53" w:rsidRPr="00553F0F">
        <w:rPr>
          <w:rFonts w:ascii="Times New Roman" w:hAnsi="Times New Roman" w:cs="Times New Roman"/>
          <w:sz w:val="24"/>
          <w:szCs w:val="24"/>
        </w:rPr>
        <w:t xml:space="preserve"> (tensorflow.keras.layers -  LSTM)</w:t>
      </w:r>
    </w:p>
    <w:p w14:paraId="4808E24C" w14:textId="61FB7642"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K-Nearest Neighbors</w:t>
      </w:r>
      <w:r w:rsidR="00191F53" w:rsidRPr="00553F0F">
        <w:rPr>
          <w:rFonts w:ascii="Times New Roman" w:hAnsi="Times New Roman" w:cs="Times New Roman"/>
          <w:sz w:val="24"/>
          <w:szCs w:val="24"/>
        </w:rPr>
        <w:t xml:space="preserve"> (sklearn.neighbors - KNeighborsClassifier)</w:t>
      </w:r>
    </w:p>
    <w:p w14:paraId="5C461D9A" w14:textId="68456FC5"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Dataset</w:t>
      </w:r>
    </w:p>
    <w:p w14:paraId="2C554C78" w14:textId="2449517D" w:rsidR="00541986"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Census Income - </w:t>
      </w:r>
      <w:hyperlink r:id="rId8" w:history="1">
        <w:r w:rsidRPr="00553F0F">
          <w:rPr>
            <w:rStyle w:val="Hyperlink"/>
            <w:rFonts w:ascii="Times New Roman" w:hAnsi="Times New Roman" w:cs="Times New Roman"/>
            <w:sz w:val="24"/>
            <w:szCs w:val="24"/>
          </w:rPr>
          <w:t>https://archive.ics.uci.edu/dataset/20/census+income</w:t>
        </w:r>
      </w:hyperlink>
    </w:p>
    <w:p w14:paraId="3533E3D0" w14:textId="72BA4DEC" w:rsidR="00541986" w:rsidRPr="00553F0F" w:rsidRDefault="00541986"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Task</w:t>
      </w:r>
    </w:p>
    <w:p w14:paraId="3B2EACD4" w14:textId="4805FD14" w:rsidR="00186282"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This project will attempt to utilize the above three algorithms to correctly classify </w:t>
      </w:r>
      <w:r w:rsidR="00186282" w:rsidRPr="00553F0F">
        <w:rPr>
          <w:rFonts w:ascii="Times New Roman" w:hAnsi="Times New Roman" w:cs="Times New Roman"/>
          <w:sz w:val="24"/>
          <w:szCs w:val="24"/>
        </w:rPr>
        <w:t>whether</w:t>
      </w:r>
      <w:r w:rsidRPr="00553F0F">
        <w:rPr>
          <w:rFonts w:ascii="Times New Roman" w:hAnsi="Times New Roman" w:cs="Times New Roman"/>
          <w:sz w:val="24"/>
          <w:szCs w:val="24"/>
        </w:rPr>
        <w:t xml:space="preserve"> a given individual has an income greater than $50,000.</w:t>
      </w:r>
      <w:r w:rsidR="00191F53" w:rsidRPr="00553F0F">
        <w:rPr>
          <w:rFonts w:ascii="Times New Roman" w:hAnsi="Times New Roman" w:cs="Times New Roman"/>
          <w:sz w:val="24"/>
          <w:szCs w:val="24"/>
        </w:rPr>
        <w:t xml:space="preserve"> Because of this, the task is fundamentally a binary classification problem. The individual being predicted either does (affirmative) or does not (negative) make greater than $50,000 a year.</w:t>
      </w:r>
    </w:p>
    <w:p w14:paraId="2AF1E5F2" w14:textId="77777777" w:rsidR="001E7D54" w:rsidRPr="00553F0F" w:rsidRDefault="001E7D54" w:rsidP="009E0CEA">
      <w:pPr>
        <w:rPr>
          <w:rFonts w:ascii="Times New Roman" w:hAnsi="Times New Roman" w:cs="Times New Roman"/>
        </w:rPr>
      </w:pPr>
    </w:p>
    <w:p w14:paraId="30F16CFA" w14:textId="5AD14FDE" w:rsidR="00186282" w:rsidRPr="00553F0F" w:rsidRDefault="00186282" w:rsidP="001E7D54">
      <w:pPr>
        <w:pStyle w:val="Heading1"/>
        <w:rPr>
          <w:rFonts w:ascii="Times New Roman" w:hAnsi="Times New Roman" w:cs="Times New Roman"/>
          <w:b/>
          <w:bCs/>
        </w:rPr>
      </w:pPr>
      <w:bookmarkStart w:id="1" w:name="_Toc171364281"/>
      <w:r w:rsidRPr="00553F0F">
        <w:rPr>
          <w:rFonts w:ascii="Times New Roman" w:hAnsi="Times New Roman" w:cs="Times New Roman"/>
          <w:b/>
          <w:bCs/>
        </w:rPr>
        <w:t>Setup</w:t>
      </w:r>
      <w:bookmarkEnd w:id="1"/>
    </w:p>
    <w:p w14:paraId="635828DD" w14:textId="73F75E51" w:rsidR="00186282" w:rsidRPr="00553F0F" w:rsidRDefault="00186282" w:rsidP="001E7D54">
      <w:pPr>
        <w:rPr>
          <w:rFonts w:ascii="Times New Roman" w:hAnsi="Times New Roman" w:cs="Times New Roman"/>
          <w:sz w:val="24"/>
          <w:szCs w:val="24"/>
        </w:rPr>
      </w:pPr>
      <w:r w:rsidRPr="00553F0F">
        <w:rPr>
          <w:rFonts w:ascii="Times New Roman" w:hAnsi="Times New Roman" w:cs="Times New Roman"/>
          <w:sz w:val="24"/>
          <w:szCs w:val="24"/>
        </w:rPr>
        <w:tab/>
        <w:t>This project is contained entirely within the notebook (</w:t>
      </w:r>
      <w:r w:rsidRPr="00553F0F">
        <w:rPr>
          <w:rFonts w:ascii="Times New Roman" w:hAnsi="Times New Roman" w:cs="Times New Roman"/>
          <w:sz w:val="24"/>
          <w:szCs w:val="24"/>
          <w:u w:val="single"/>
        </w:rPr>
        <w:t>CS634 Final Proj.ipynb</w:t>
      </w:r>
      <w:r w:rsidRPr="00553F0F">
        <w:rPr>
          <w:rFonts w:ascii="Times New Roman" w:hAnsi="Times New Roman" w:cs="Times New Roman"/>
          <w:sz w:val="24"/>
          <w:szCs w:val="24"/>
        </w:rPr>
        <w:t>). Any dependencies which require a package to be installed (tensorflow, sklearn, tqdm) are checked prior to the main body of the code running. If it detects that any of these packages are not available, it will attempt to install them:</w:t>
      </w:r>
    </w:p>
    <w:p w14:paraId="440ED323" w14:textId="35E331C5" w:rsidR="00186282" w:rsidRPr="00553F0F" w:rsidRDefault="00186282"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226F56B9" wp14:editId="680096B3">
                <wp:simplePos x="0" y="0"/>
                <wp:positionH relativeFrom="margin">
                  <wp:align>center</wp:align>
                </wp:positionH>
                <wp:positionV relativeFrom="paragraph">
                  <wp:posOffset>2840355</wp:posOffset>
                </wp:positionV>
                <wp:extent cx="5419725" cy="635"/>
                <wp:effectExtent l="0" t="0" r="9525" b="0"/>
                <wp:wrapTight wrapText="bothSides">
                  <wp:wrapPolygon edited="0">
                    <wp:start x="0" y="0"/>
                    <wp:lineTo x="0" y="20057"/>
                    <wp:lineTo x="21562" y="20057"/>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8A29D5" w14:textId="3A7C9AD9" w:rsidR="00186282" w:rsidRPr="003725F6"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1</w:t>
                            </w:r>
                            <w:r w:rsidR="004430B8">
                              <w:rPr>
                                <w:noProof/>
                              </w:rPr>
                              <w:fldChar w:fldCharType="end"/>
                            </w:r>
                            <w:r>
                              <w:t>: The notebook successfully checks whether dependencies are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6F56B9" id="_x0000_t202" coordsize="21600,21600" o:spt="202" path="m,l,21600r21600,l21600,xe">
                <v:stroke joinstyle="miter"/>
                <v:path gradientshapeok="t" o:connecttype="rect"/>
              </v:shapetype>
              <v:shape id="Text Box 2" o:spid="_x0000_s1026" type="#_x0000_t202" style="position:absolute;left:0;text-align:left;margin-left:0;margin-top:223.65pt;width:426.7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JB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uzD5NPH6c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" stroked="f">
                <v:textbox style="mso-fit-shape-to-text:t" inset="0,0,0,0">
                  <w:txbxContent>
                    <w:p w14:paraId="0A8A29D5" w14:textId="3A7C9AD9" w:rsidR="00186282" w:rsidRPr="003725F6"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1</w:t>
                      </w:r>
                      <w:r w:rsidR="004430B8">
                        <w:rPr>
                          <w:noProof/>
                        </w:rPr>
                        <w:fldChar w:fldCharType="end"/>
                      </w:r>
                      <w:r>
                        <w:t>: The notebook successfully checks whether dependencies are installed.</w:t>
                      </w:r>
                    </w:p>
                  </w:txbxContent>
                </v:textbox>
                <w10:wrap type="tight" anchorx="margin"/>
              </v:shape>
            </w:pict>
          </mc:Fallback>
        </mc:AlternateContent>
      </w:r>
      <w:r w:rsidRPr="00553F0F">
        <w:rPr>
          <w:rFonts w:ascii="Times New Roman" w:hAnsi="Times New Roman" w:cs="Times New Roman"/>
          <w:noProof/>
          <w:sz w:val="24"/>
          <w:szCs w:val="24"/>
        </w:rPr>
        <w:drawing>
          <wp:anchor distT="0" distB="0" distL="114300" distR="114300" simplePos="0" relativeHeight="251657216" behindDoc="1" locked="0" layoutInCell="1" allowOverlap="1" wp14:anchorId="32E055B3" wp14:editId="29561F6E">
            <wp:simplePos x="0" y="0"/>
            <wp:positionH relativeFrom="margin">
              <wp:align>right</wp:align>
            </wp:positionH>
            <wp:positionV relativeFrom="paragraph">
              <wp:posOffset>0</wp:posOffset>
            </wp:positionV>
            <wp:extent cx="5943600" cy="2868930"/>
            <wp:effectExtent l="0" t="0" r="0" b="7620"/>
            <wp:wrapTight wrapText="bothSides">
              <wp:wrapPolygon edited="0">
                <wp:start x="0" y="0"/>
                <wp:lineTo x="0" y="21514"/>
                <wp:lineTo x="21531" y="2151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r w:rsidRPr="00553F0F">
        <w:rPr>
          <w:rFonts w:ascii="Times New Roman" w:hAnsi="Times New Roman" w:cs="Times New Roman"/>
          <w:sz w:val="24"/>
          <w:szCs w:val="24"/>
        </w:rPr>
        <w:t>As a result, installation should be as simple as clicking “Run All” in your respective notebook environment. Any dependencies which are needed should be installed by the above snippet.</w:t>
      </w:r>
    </w:p>
    <w:p w14:paraId="520D8E02" w14:textId="4D4B5C4C" w:rsidR="00191F53" w:rsidRPr="00553F0F" w:rsidRDefault="00191F53"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5F20B24A" wp14:editId="018D0F4E">
                <wp:simplePos x="0" y="0"/>
                <wp:positionH relativeFrom="column">
                  <wp:posOffset>0</wp:posOffset>
                </wp:positionH>
                <wp:positionV relativeFrom="paragraph">
                  <wp:posOffset>762000</wp:posOffset>
                </wp:positionV>
                <wp:extent cx="5943600" cy="2562225"/>
                <wp:effectExtent l="0" t="0" r="0" b="9525"/>
                <wp:wrapTight wrapText="bothSides">
                  <wp:wrapPolygon edited="0">
                    <wp:start x="0" y="0"/>
                    <wp:lineTo x="0" y="20074"/>
                    <wp:lineTo x="346" y="20556"/>
                    <wp:lineTo x="346" y="21520"/>
                    <wp:lineTo x="21531" y="21520"/>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2562225"/>
                          <a:chOff x="0" y="0"/>
                          <a:chExt cx="5943600" cy="256222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wps:wsp>
                        <wps:cNvPr id="5" name="Text Box 5"/>
                        <wps:cNvSpPr txBox="1"/>
                        <wps:spPr>
                          <a:xfrm>
                            <a:off x="133350" y="2295525"/>
                            <a:ext cx="5810250" cy="266700"/>
                          </a:xfrm>
                          <a:prstGeom prst="rect">
                            <a:avLst/>
                          </a:prstGeom>
                          <a:solidFill>
                            <a:prstClr val="white"/>
                          </a:solidFill>
                          <a:ln>
                            <a:noFill/>
                          </a:ln>
                        </wps:spPr>
                        <wps:txbx>
                          <w:txbxContent>
                            <w:p w14:paraId="55988566" w14:textId="59DE3334" w:rsidR="00186282" w:rsidRPr="008E659E"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3</w:t>
                              </w:r>
                              <w:r w:rsidR="004430B8">
                                <w:rPr>
                                  <w:noProof/>
                                </w:rPr>
                                <w:fldChar w:fldCharType="end"/>
                              </w:r>
                              <w:r>
                                <w:t>: The notebook successfully loads in the selected dataset into a Pandas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20B24A" id="Group 11" o:spid="_x0000_s1027" style="position:absolute;left:0;text-align:left;margin-left:0;margin-top:60pt;width:468pt;height:201.75pt;z-index:251663360" coordsize="59436,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9436;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">
                  <v:imagedata r:id="rId11" o:title=""/>
                </v:shape>
                <v:shape id="Text Box 5" o:spid="_x0000_s1029" type="#_x0000_t202" style="position:absolute;left:1333;top:22955;width:58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5988566" w14:textId="59DE3334" w:rsidR="00186282" w:rsidRPr="008E659E"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3</w:t>
                        </w:r>
                        <w:r w:rsidR="004430B8">
                          <w:rPr>
                            <w:noProof/>
                          </w:rPr>
                          <w:fldChar w:fldCharType="end"/>
                        </w:r>
                        <w:r>
                          <w:t>: The notebook successfully loads in the selected dataset into a Pandas dataframe.</w:t>
                        </w:r>
                      </w:p>
                    </w:txbxContent>
                  </v:textbox>
                </v:shape>
                <w10:wrap type="tight"/>
              </v:group>
            </w:pict>
          </mc:Fallback>
        </mc:AlternateContent>
      </w:r>
      <w:r w:rsidR="00186282" w:rsidRPr="00553F0F">
        <w:rPr>
          <w:rFonts w:ascii="Times New Roman" w:hAnsi="Times New Roman" w:cs="Times New Roman"/>
          <w:sz w:val="24"/>
          <w:szCs w:val="24"/>
        </w:rPr>
        <w:t>Data will be grabbed from the “/data/” folder relative to the notebook’s working directory. Because of this, if you clone the repository and run the notebook you should be able to successfully run all cells without any modifications. The data should be in the same relative path, and ingestion of the data into this notebook should be seamless.</w:t>
      </w:r>
    </w:p>
    <w:p w14:paraId="0D515C42" w14:textId="0A9B8111" w:rsidR="00186282" w:rsidRPr="00553F0F" w:rsidRDefault="00191F53" w:rsidP="00553F0F">
      <w:pPr>
        <w:rPr>
          <w:rFonts w:ascii="Times New Roman" w:hAnsi="Times New Roman" w:cs="Times New Roman"/>
          <w:sz w:val="24"/>
          <w:szCs w:val="24"/>
        </w:rPr>
      </w:pPr>
      <w:r w:rsidRPr="00553F0F">
        <w:rPr>
          <w:rFonts w:ascii="Times New Roman" w:hAnsi="Times New Roman" w:cs="Times New Roman"/>
          <w:sz w:val="24"/>
          <w:szCs w:val="24"/>
        </w:rPr>
        <w:tab/>
        <w:t>This should account for all necessary setup of this project, as the data will be automatically detected from the local file system upon execution. All other aspects of the notebook’s code are self-contained and will not require any intervention for running.</w:t>
      </w:r>
    </w:p>
    <w:p w14:paraId="15FEE804" w14:textId="77777777" w:rsidR="001E7D54" w:rsidRPr="00553F0F" w:rsidRDefault="001E7D54" w:rsidP="00553F0F">
      <w:pPr>
        <w:rPr>
          <w:rFonts w:ascii="Times New Roman" w:hAnsi="Times New Roman" w:cs="Times New Roman"/>
          <w:sz w:val="24"/>
          <w:szCs w:val="24"/>
        </w:rPr>
      </w:pPr>
    </w:p>
    <w:p w14:paraId="07403FE6" w14:textId="77777777" w:rsidR="00622B93" w:rsidRPr="00553F0F" w:rsidRDefault="00622B93" w:rsidP="00553F0F">
      <w:pPr>
        <w:rPr>
          <w:rFonts w:ascii="Times New Roman" w:eastAsiaTheme="majorEastAsia" w:hAnsi="Times New Roman" w:cs="Times New Roman"/>
          <w:b/>
          <w:bCs/>
          <w:color w:val="2F5496" w:themeColor="accent1" w:themeShade="BF"/>
          <w:sz w:val="32"/>
          <w:szCs w:val="32"/>
        </w:rPr>
      </w:pPr>
      <w:r w:rsidRPr="00553F0F">
        <w:rPr>
          <w:rFonts w:ascii="Times New Roman" w:hAnsi="Times New Roman" w:cs="Times New Roman"/>
          <w:b/>
          <w:bCs/>
        </w:rPr>
        <w:br w:type="page"/>
      </w:r>
    </w:p>
    <w:p w14:paraId="33B812A8" w14:textId="59EEA2C6" w:rsidR="00622B93" w:rsidRPr="00553F0F" w:rsidRDefault="00191F53" w:rsidP="001E7D54">
      <w:pPr>
        <w:pStyle w:val="Heading1"/>
        <w:rPr>
          <w:rFonts w:ascii="Times New Roman" w:hAnsi="Times New Roman" w:cs="Times New Roman"/>
          <w:b/>
          <w:bCs/>
        </w:rPr>
      </w:pPr>
      <w:bookmarkStart w:id="2" w:name="_Toc171364282"/>
      <w:r w:rsidRPr="00553F0F">
        <w:rPr>
          <w:rFonts w:ascii="Times New Roman" w:hAnsi="Times New Roman" w:cs="Times New Roman"/>
          <w:b/>
          <w:bCs/>
        </w:rPr>
        <w:lastRenderedPageBreak/>
        <w:t>Exploratory Data Analysis</w:t>
      </w:r>
      <w:bookmarkEnd w:id="2"/>
    </w:p>
    <w:p w14:paraId="05448822" w14:textId="61A6567F" w:rsidR="001E7D54" w:rsidRPr="00553F0F" w:rsidRDefault="001E7D54" w:rsidP="001E7D54">
      <w:pPr>
        <w:pStyle w:val="Heading2"/>
        <w:rPr>
          <w:rFonts w:ascii="Times New Roman" w:hAnsi="Times New Roman" w:cs="Times New Roman"/>
        </w:rPr>
      </w:pPr>
      <w:bookmarkStart w:id="3" w:name="_Toc171364283"/>
      <w:r w:rsidRPr="00553F0F">
        <w:rPr>
          <w:rFonts w:ascii="Times New Roman" w:hAnsi="Times New Roman" w:cs="Times New Roman"/>
        </w:rPr>
        <w:t>Hypothesis</w:t>
      </w:r>
      <w:bookmarkEnd w:id="3"/>
    </w:p>
    <w:p w14:paraId="0B630DE8" w14:textId="0EA7F9A7" w:rsidR="00191F53" w:rsidRPr="00553F0F" w:rsidRDefault="00622B93" w:rsidP="001E7D54">
      <w:pPr>
        <w:rPr>
          <w:rFonts w:ascii="Times New Roman" w:hAnsi="Times New Roman" w:cs="Times New Roman"/>
        </w:rPr>
      </w:pPr>
      <w:r w:rsidRPr="00553F0F">
        <w:rPr>
          <w:rFonts w:ascii="Times New Roman" w:hAnsi="Times New Roman" w:cs="Times New Roman"/>
        </w:rPr>
        <w:tab/>
        <w:t>Upon initial examination, my hypothesis was that the features which we would find to be most important were the socioeconomic factors that typically correlated with higher incomes: education, sex, marital status, and race. I began looking at the data by checking the target class imbalance which was roughly 1:</w:t>
      </w:r>
      <w:r w:rsidR="00400569" w:rsidRPr="00553F0F">
        <w:rPr>
          <w:rFonts w:ascii="Times New Roman" w:hAnsi="Times New Roman" w:cs="Times New Roman"/>
        </w:rPr>
        <w:t>4</w:t>
      </w:r>
      <w:r w:rsidRPr="00553F0F">
        <w:rPr>
          <w:rFonts w:ascii="Times New Roman" w:hAnsi="Times New Roman" w:cs="Times New Roman"/>
        </w:rPr>
        <w:t xml:space="preserve"> in favor of the negative class (“&lt;=50K”)</w:t>
      </w:r>
      <w:r w:rsidR="00400569" w:rsidRPr="00553F0F">
        <w:rPr>
          <w:rFonts w:ascii="Times New Roman" w:hAnsi="Times New Roman" w:cs="Times New Roman"/>
        </w:rPr>
        <w:t>; 24.08% of records were in the affirmative class</w:t>
      </w:r>
      <w:r w:rsidR="001E7D54" w:rsidRPr="00553F0F">
        <w:rPr>
          <w:rFonts w:ascii="Times New Roman" w:hAnsi="Times New Roman" w:cs="Times New Roman"/>
        </w:rPr>
        <w:t>:</w:t>
      </w:r>
    </w:p>
    <w:p w14:paraId="3B9CF87B" w14:textId="77777777" w:rsidR="001E7D54" w:rsidRPr="00553F0F" w:rsidRDefault="001E7D54" w:rsidP="001E7D54">
      <w:pPr>
        <w:rPr>
          <w:rFonts w:ascii="Times New Roman" w:hAnsi="Times New Roman" w:cs="Times New Roman"/>
        </w:rPr>
      </w:pPr>
    </w:p>
    <w:p w14:paraId="39F22998" w14:textId="438D32C4" w:rsidR="00622B93" w:rsidRPr="00553F0F" w:rsidRDefault="00622B93" w:rsidP="001E7D54">
      <w:pPr>
        <w:rPr>
          <w:rFonts w:ascii="Times New Roman" w:hAnsi="Times New Roman" w:cs="Times New Roman"/>
        </w:rPr>
      </w:pPr>
      <w:r w:rsidRPr="00553F0F">
        <w:rPr>
          <w:rFonts w:ascii="Times New Roman" w:hAnsi="Times New Roman" w:cs="Times New Roman"/>
          <w:noProof/>
        </w:rPr>
        <w:drawing>
          <wp:inline distT="0" distB="0" distL="0" distR="0" wp14:anchorId="7262A9A4" wp14:editId="4E12E66C">
            <wp:extent cx="5534797" cy="408679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4086795"/>
                    </a:xfrm>
                    <a:prstGeom prst="rect">
                      <a:avLst/>
                    </a:prstGeom>
                  </pic:spPr>
                </pic:pic>
              </a:graphicData>
            </a:graphic>
          </wp:inline>
        </w:drawing>
      </w:r>
    </w:p>
    <w:p w14:paraId="1AE17447" w14:textId="77777777" w:rsidR="00622B93" w:rsidRPr="00553F0F" w:rsidRDefault="00622B93" w:rsidP="001E7D54">
      <w:pPr>
        <w:rPr>
          <w:rFonts w:ascii="Times New Roman" w:hAnsi="Times New Roman" w:cs="Times New Roman"/>
        </w:rPr>
      </w:pPr>
      <w:r w:rsidRPr="00553F0F">
        <w:rPr>
          <w:rFonts w:ascii="Times New Roman" w:hAnsi="Times New Roman" w:cs="Times New Roman"/>
        </w:rPr>
        <w:br w:type="page"/>
      </w:r>
    </w:p>
    <w:p w14:paraId="72F86739" w14:textId="2CEAED17" w:rsidR="001E7D54" w:rsidRPr="00553F0F" w:rsidRDefault="001E7D54" w:rsidP="001E7D54">
      <w:pPr>
        <w:pStyle w:val="Heading2"/>
        <w:rPr>
          <w:rFonts w:ascii="Times New Roman" w:hAnsi="Times New Roman" w:cs="Times New Roman"/>
        </w:rPr>
      </w:pPr>
      <w:bookmarkStart w:id="4" w:name="_Toc171364284"/>
      <w:r w:rsidRPr="00553F0F">
        <w:rPr>
          <w:rFonts w:ascii="Times New Roman" w:hAnsi="Times New Roman" w:cs="Times New Roman"/>
        </w:rPr>
        <w:lastRenderedPageBreak/>
        <w:t>Numerical Features</w:t>
      </w:r>
      <w:bookmarkEnd w:id="4"/>
    </w:p>
    <w:p w14:paraId="7C46CF57" w14:textId="32E76AC9" w:rsidR="00191F53" w:rsidRPr="00553F0F" w:rsidRDefault="00622B93" w:rsidP="001E7D54">
      <w:pPr>
        <w:rPr>
          <w:rFonts w:ascii="Times New Roman" w:hAnsi="Times New Roman" w:cs="Times New Roman"/>
        </w:rPr>
      </w:pPr>
      <w:r w:rsidRPr="00553F0F">
        <w:rPr>
          <w:rFonts w:ascii="Times New Roman" w:hAnsi="Times New Roman" w:cs="Times New Roman"/>
        </w:rPr>
        <w:tab/>
        <w:t>For education, it became apparent from looking at the distribution that education would have some relevance, since the number of educational years did seem to trend with individuals making over $50,000.</w:t>
      </w:r>
    </w:p>
    <w:p w14:paraId="7DD16F02" w14:textId="0E51D3FE" w:rsidR="00191F5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388A7BC" wp14:editId="18A7A92C">
            <wp:extent cx="3604569"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122" cy="2791669"/>
                    </a:xfrm>
                    <a:prstGeom prst="rect">
                      <a:avLst/>
                    </a:prstGeom>
                    <a:noFill/>
                    <a:ln>
                      <a:noFill/>
                    </a:ln>
                  </pic:spPr>
                </pic:pic>
              </a:graphicData>
            </a:graphic>
          </wp:inline>
        </w:drawing>
      </w:r>
    </w:p>
    <w:p w14:paraId="50E70631" w14:textId="278D7B47"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I could also see, from looking at the distribution by age, that the proportion of the class label was not evenly distributed across the various ages. Older individuals were far more likely to be in the affirmative class, which makes sense given their higher potential for experience.</w:t>
      </w:r>
    </w:p>
    <w:p w14:paraId="7C5016AB" w14:textId="77777777" w:rsidR="001E7D54" w:rsidRPr="00553F0F" w:rsidRDefault="00622B93" w:rsidP="001E7D54">
      <w:pPr>
        <w:jc w:val="center"/>
        <w:rPr>
          <w:rFonts w:ascii="Times New Roman" w:hAnsi="Times New Roman" w:cs="Times New Roman"/>
        </w:rPr>
      </w:pPr>
      <w:r w:rsidRPr="00553F0F">
        <w:rPr>
          <w:rFonts w:ascii="Times New Roman" w:hAnsi="Times New Roman" w:cs="Times New Roman"/>
          <w:noProof/>
        </w:rPr>
        <w:drawing>
          <wp:inline distT="0" distB="0" distL="0" distR="0" wp14:anchorId="08DA26D7" wp14:editId="4DAEF35A">
            <wp:extent cx="3343275" cy="258675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767" cy="2594096"/>
                    </a:xfrm>
                    <a:prstGeom prst="rect">
                      <a:avLst/>
                    </a:prstGeom>
                    <a:noFill/>
                    <a:ln>
                      <a:noFill/>
                    </a:ln>
                  </pic:spPr>
                </pic:pic>
              </a:graphicData>
            </a:graphic>
          </wp:inline>
        </w:drawing>
      </w:r>
    </w:p>
    <w:p w14:paraId="533EDCC0" w14:textId="013D9F52" w:rsidR="001E7D54" w:rsidRPr="00553F0F" w:rsidRDefault="001E7D54" w:rsidP="001E7D54">
      <w:pPr>
        <w:pStyle w:val="Heading2"/>
        <w:rPr>
          <w:rFonts w:ascii="Times New Roman" w:hAnsi="Times New Roman" w:cs="Times New Roman"/>
          <w:sz w:val="24"/>
          <w:szCs w:val="24"/>
        </w:rPr>
      </w:pPr>
      <w:bookmarkStart w:id="5" w:name="_Toc171364285"/>
      <w:r w:rsidRPr="00553F0F">
        <w:rPr>
          <w:rFonts w:ascii="Times New Roman" w:hAnsi="Times New Roman" w:cs="Times New Roman"/>
        </w:rPr>
        <w:t>Categorical Features</w:t>
      </w:r>
      <w:bookmarkEnd w:id="5"/>
    </w:p>
    <w:p w14:paraId="4A7CF4C5" w14:textId="04087360" w:rsidR="00622B93" w:rsidRPr="00553F0F" w:rsidRDefault="00622B93" w:rsidP="001E7D54">
      <w:pPr>
        <w:ind w:firstLine="720"/>
        <w:rPr>
          <w:rFonts w:ascii="Times New Roman" w:hAnsi="Times New Roman" w:cs="Times New Roman"/>
          <w:sz w:val="24"/>
          <w:szCs w:val="24"/>
        </w:rPr>
      </w:pPr>
      <w:r w:rsidRPr="00553F0F">
        <w:rPr>
          <w:rFonts w:ascii="Times New Roman" w:hAnsi="Times New Roman" w:cs="Times New Roman"/>
          <w:sz w:val="24"/>
          <w:szCs w:val="24"/>
        </w:rPr>
        <w:t>Marital status also had a notably disproportionate relationship with the class label. Individuals who were married (“Husband”/”Wife”) were far more likely to be in the affirmative class when compared to other marital statuses.</w:t>
      </w:r>
    </w:p>
    <w:p w14:paraId="215AE45A" w14:textId="6B8453F3"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lastRenderedPageBreak/>
        <w:drawing>
          <wp:inline distT="0" distB="0" distL="0" distR="0" wp14:anchorId="0DA26DF4" wp14:editId="1D7070D5">
            <wp:extent cx="4210050" cy="21252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390" cy="2135534"/>
                    </a:xfrm>
                    <a:prstGeom prst="rect">
                      <a:avLst/>
                    </a:prstGeom>
                    <a:noFill/>
                    <a:ln>
                      <a:noFill/>
                    </a:ln>
                  </pic:spPr>
                </pic:pic>
              </a:graphicData>
            </a:graphic>
          </wp:inline>
        </w:drawing>
      </w:r>
    </w:p>
    <w:p w14:paraId="0F38FFD1" w14:textId="6977F6B2"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Finally, race also appeared to have a significant difference in the distribution relative to the class label. White individuals were proportionally far more likely to be in the affirmative class when compared to other racial groups.</w:t>
      </w:r>
    </w:p>
    <w:p w14:paraId="4C17A660" w14:textId="1DB09E12"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7EF47CF3" wp14:editId="51FE2223">
            <wp:extent cx="4410075" cy="21414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0505" cy="2146495"/>
                    </a:xfrm>
                    <a:prstGeom prst="rect">
                      <a:avLst/>
                    </a:prstGeom>
                    <a:noFill/>
                    <a:ln>
                      <a:noFill/>
                    </a:ln>
                  </pic:spPr>
                </pic:pic>
              </a:graphicData>
            </a:graphic>
          </wp:inline>
        </w:drawing>
      </w:r>
    </w:p>
    <w:p w14:paraId="4D2B508D" w14:textId="4BA8A09A" w:rsidR="0028657F" w:rsidRPr="00553F0F" w:rsidRDefault="0028657F">
      <w:pPr>
        <w:rPr>
          <w:rFonts w:ascii="Times New Roman" w:hAnsi="Times New Roman" w:cs="Times New Roman"/>
          <w:sz w:val="24"/>
          <w:szCs w:val="24"/>
        </w:rPr>
      </w:pPr>
      <w:r w:rsidRPr="00553F0F">
        <w:rPr>
          <w:rFonts w:ascii="Times New Roman" w:hAnsi="Times New Roman" w:cs="Times New Roman"/>
          <w:sz w:val="24"/>
          <w:szCs w:val="24"/>
        </w:rPr>
        <w:br w:type="page"/>
      </w:r>
    </w:p>
    <w:p w14:paraId="1F261AC0" w14:textId="4F1F5F4D" w:rsidR="00622B93" w:rsidRPr="00553F0F" w:rsidRDefault="0028657F" w:rsidP="0028657F">
      <w:pPr>
        <w:pStyle w:val="Heading1"/>
        <w:rPr>
          <w:rFonts w:ascii="Times New Roman" w:hAnsi="Times New Roman" w:cs="Times New Roman"/>
          <w:b/>
          <w:bCs/>
        </w:rPr>
      </w:pPr>
      <w:bookmarkStart w:id="6" w:name="_Toc171364286"/>
      <w:r w:rsidRPr="00553F0F">
        <w:rPr>
          <w:rFonts w:ascii="Times New Roman" w:hAnsi="Times New Roman" w:cs="Times New Roman"/>
          <w:b/>
          <w:bCs/>
        </w:rPr>
        <w:lastRenderedPageBreak/>
        <w:t>Pre-Processing</w:t>
      </w:r>
      <w:bookmarkEnd w:id="6"/>
    </w:p>
    <w:p w14:paraId="3CA3BE0B" w14:textId="30C3B19A" w:rsidR="0028657F" w:rsidRPr="00553F0F" w:rsidRDefault="0028657F" w:rsidP="0028657F">
      <w:pPr>
        <w:pStyle w:val="Heading2"/>
        <w:rPr>
          <w:rFonts w:ascii="Times New Roman" w:hAnsi="Times New Roman" w:cs="Times New Roman"/>
        </w:rPr>
      </w:pPr>
      <w:bookmarkStart w:id="7" w:name="_Toc171364287"/>
      <w:r w:rsidRPr="00553F0F">
        <w:rPr>
          <w:rFonts w:ascii="Times New Roman" w:hAnsi="Times New Roman" w:cs="Times New Roman"/>
        </w:rPr>
        <w:t>Target Label Encoding</w:t>
      </w:r>
      <w:bookmarkEnd w:id="7"/>
    </w:p>
    <w:p w14:paraId="5B83A582" w14:textId="7EF7CE75"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rPr>
        <w:tab/>
        <w:t>A simple 1 &amp; 0 were used to encode the class label to give it a true affirmative &amp; negative class. To do this, a basic search function to see if “&gt;” appears in the income field was used. If the character was found the income_target field was set to 1 (affirmative) and if it was not the field was set to 0 (negative). This keeps the same consistent descriptive terms (affirmative/negative) that I have used earlier on.</w:t>
      </w:r>
    </w:p>
    <w:p w14:paraId="1E03EAD7" w14:textId="44F73A48"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41BEEB4C" wp14:editId="19B16187">
            <wp:extent cx="54483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33" t="25824" b="5314"/>
                    <a:stretch/>
                  </pic:blipFill>
                  <pic:spPr bwMode="auto">
                    <a:xfrm>
                      <a:off x="0" y="0"/>
                      <a:ext cx="5448300" cy="3505200"/>
                    </a:xfrm>
                    <a:prstGeom prst="rect">
                      <a:avLst/>
                    </a:prstGeom>
                    <a:ln>
                      <a:noFill/>
                    </a:ln>
                    <a:extLst>
                      <a:ext uri="{53640926-AAD7-44D8-BBD7-CCE9431645EC}">
                        <a14:shadowObscured xmlns:a14="http://schemas.microsoft.com/office/drawing/2010/main"/>
                      </a:ext>
                    </a:extLst>
                  </pic:spPr>
                </pic:pic>
              </a:graphicData>
            </a:graphic>
          </wp:inline>
        </w:drawing>
      </w:r>
    </w:p>
    <w:p w14:paraId="4FB7BE4C" w14:textId="3D5C151F" w:rsidR="0028657F" w:rsidRPr="00553F0F" w:rsidRDefault="0028657F" w:rsidP="0028657F">
      <w:pPr>
        <w:pStyle w:val="Heading2"/>
        <w:rPr>
          <w:rFonts w:ascii="Times New Roman" w:hAnsi="Times New Roman" w:cs="Times New Roman"/>
        </w:rPr>
      </w:pPr>
      <w:bookmarkStart w:id="8" w:name="_Toc171364288"/>
      <w:r w:rsidRPr="00553F0F">
        <w:rPr>
          <w:rFonts w:ascii="Times New Roman" w:hAnsi="Times New Roman" w:cs="Times New Roman"/>
        </w:rPr>
        <w:t>Categorical &amp; Numeric Encoding</w:t>
      </w:r>
      <w:bookmarkEnd w:id="8"/>
    </w:p>
    <w:p w14:paraId="3CB9CBAF" w14:textId="20C48F7A" w:rsidR="0028657F" w:rsidRPr="00553F0F" w:rsidRDefault="0028657F" w:rsidP="0028657F">
      <w:pPr>
        <w:rPr>
          <w:rFonts w:ascii="Times New Roman" w:hAnsi="Times New Roman" w:cs="Times New Roman"/>
        </w:rPr>
      </w:pPr>
      <w:r w:rsidRPr="00553F0F">
        <w:rPr>
          <w:rFonts w:ascii="Times New Roman" w:hAnsi="Times New Roman" w:cs="Times New Roman"/>
        </w:rPr>
        <w:tab/>
        <w:t>All features were placed into a pipeline using the scikit-learn library. A list of numeric features and a separate list of categorical features was created so that they could be passed into the pipelines separately. All numeric features were encoded with a standard scaler &amp; median imputation. All categorical features were encoded with one hot encoding &amp; imputation using the most frequent label.</w:t>
      </w:r>
    </w:p>
    <w:p w14:paraId="0ECBEA33" w14:textId="7DA69047"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79F9FC02" wp14:editId="680929A8">
            <wp:extent cx="5943600" cy="2081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1530"/>
                    </a:xfrm>
                    <a:prstGeom prst="rect">
                      <a:avLst/>
                    </a:prstGeom>
                  </pic:spPr>
                </pic:pic>
              </a:graphicData>
            </a:graphic>
          </wp:inline>
        </w:drawing>
      </w:r>
    </w:p>
    <w:p w14:paraId="1933C729" w14:textId="256074F3"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sz w:val="24"/>
          <w:szCs w:val="24"/>
        </w:rPr>
        <w:lastRenderedPageBreak/>
        <w:tab/>
        <w:t xml:space="preserve">This enabled me to have a singular place to point each model to that had identical transformations applied. As we </w:t>
      </w:r>
      <w:r w:rsidR="009E0CEA" w:rsidRPr="00553F0F">
        <w:rPr>
          <w:rFonts w:ascii="Times New Roman" w:hAnsi="Times New Roman" w:cs="Times New Roman"/>
          <w:sz w:val="24"/>
          <w:szCs w:val="24"/>
        </w:rPr>
        <w:t>proceed,</w:t>
      </w:r>
      <w:r w:rsidRPr="00553F0F">
        <w:rPr>
          <w:rFonts w:ascii="Times New Roman" w:hAnsi="Times New Roman" w:cs="Times New Roman"/>
          <w:sz w:val="24"/>
          <w:szCs w:val="24"/>
        </w:rPr>
        <w:t xml:space="preserve"> I will utilize this preprocessor specifically on each subsequent model, without making any changes to the object itself.</w:t>
      </w:r>
    </w:p>
    <w:p w14:paraId="3BAA77D7" w14:textId="18DBF0B6" w:rsidR="0028657F" w:rsidRPr="00553F0F" w:rsidRDefault="0028657F" w:rsidP="0028657F">
      <w:pPr>
        <w:pStyle w:val="Heading1"/>
        <w:rPr>
          <w:rFonts w:ascii="Times New Roman" w:hAnsi="Times New Roman" w:cs="Times New Roman"/>
          <w:b/>
          <w:bCs/>
        </w:rPr>
      </w:pPr>
      <w:bookmarkStart w:id="9" w:name="_Toc171364289"/>
      <w:r w:rsidRPr="00553F0F">
        <w:rPr>
          <w:rFonts w:ascii="Times New Roman" w:hAnsi="Times New Roman" w:cs="Times New Roman"/>
          <w:b/>
          <w:bCs/>
        </w:rPr>
        <w:t>Model Architecture</w:t>
      </w:r>
      <w:bookmarkEnd w:id="9"/>
    </w:p>
    <w:p w14:paraId="01BC18BD" w14:textId="05E5968C" w:rsidR="0028657F" w:rsidRPr="00553F0F" w:rsidRDefault="00FA7A5C" w:rsidP="0028657F">
      <w:pPr>
        <w:pStyle w:val="Heading2"/>
        <w:rPr>
          <w:rFonts w:ascii="Times New Roman" w:hAnsi="Times New Roman" w:cs="Times New Roman"/>
        </w:rPr>
      </w:pPr>
      <w:bookmarkStart w:id="10" w:name="_Toc171364290"/>
      <w:r w:rsidRPr="00553F0F">
        <w:rPr>
          <w:rFonts w:ascii="Times New Roman" w:hAnsi="Times New Roman" w:cs="Times New Roman"/>
          <w:noProof/>
        </w:rPr>
        <w:drawing>
          <wp:anchor distT="0" distB="0" distL="114300" distR="114300" simplePos="0" relativeHeight="251664384" behindDoc="1" locked="0" layoutInCell="1" allowOverlap="1" wp14:anchorId="114006BD" wp14:editId="4E01DE32">
            <wp:simplePos x="0" y="0"/>
            <wp:positionH relativeFrom="column">
              <wp:posOffset>4314825</wp:posOffset>
            </wp:positionH>
            <wp:positionV relativeFrom="paragraph">
              <wp:posOffset>36830</wp:posOffset>
            </wp:positionV>
            <wp:extent cx="1541145" cy="4829175"/>
            <wp:effectExtent l="0" t="0" r="1905" b="9525"/>
            <wp:wrapTight wrapText="bothSides">
              <wp:wrapPolygon edited="0">
                <wp:start x="0" y="0"/>
                <wp:lineTo x="0" y="21557"/>
                <wp:lineTo x="21360" y="21557"/>
                <wp:lineTo x="213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1145" cy="4829175"/>
                    </a:xfrm>
                    <a:prstGeom prst="rect">
                      <a:avLst/>
                    </a:prstGeom>
                  </pic:spPr>
                </pic:pic>
              </a:graphicData>
            </a:graphic>
            <wp14:sizeRelH relativeFrom="margin">
              <wp14:pctWidth>0</wp14:pctWidth>
            </wp14:sizeRelH>
            <wp14:sizeRelV relativeFrom="margin">
              <wp14:pctHeight>0</wp14:pctHeight>
            </wp14:sizeRelV>
          </wp:anchor>
        </w:drawing>
      </w:r>
      <w:r w:rsidR="0028657F" w:rsidRPr="00553F0F">
        <w:rPr>
          <w:rFonts w:ascii="Times New Roman" w:hAnsi="Times New Roman" w:cs="Times New Roman"/>
        </w:rPr>
        <w:t>LSTM</w:t>
      </w:r>
      <w:bookmarkEnd w:id="10"/>
    </w:p>
    <w:p w14:paraId="2209F1A6" w14:textId="6F756661" w:rsidR="00FA7A5C" w:rsidRPr="00553F0F" w:rsidRDefault="0028657F" w:rsidP="0028657F">
      <w:pPr>
        <w:rPr>
          <w:rFonts w:ascii="Times New Roman" w:hAnsi="Times New Roman" w:cs="Times New Roman"/>
        </w:rPr>
      </w:pPr>
      <w:r w:rsidRPr="00553F0F">
        <w:rPr>
          <w:rFonts w:ascii="Times New Roman" w:hAnsi="Times New Roman" w:cs="Times New Roman"/>
        </w:rPr>
        <w:tab/>
      </w:r>
      <w:r w:rsidR="00FA7A5C" w:rsidRPr="00553F0F">
        <w:rPr>
          <w:rFonts w:ascii="Tahoma" w:hAnsi="Tahoma" w:cs="Tahoma"/>
        </w:rPr>
        <w:t>﻿</w:t>
      </w:r>
      <w:r w:rsidR="00FA7A5C" w:rsidRPr="00553F0F">
        <w:rPr>
          <w:rFonts w:ascii="Times New Roman" w:hAnsi="Times New Roman" w:cs="Times New Roman"/>
        </w:rPr>
        <w:t xml:space="preserve"> The LSTM begins at the input layer. The input layer is defined to accept sequences of data based on the input data. The first LSTM layer has 50 units and uses the ReLU activation function. A dropout layer with a 0.2 dropout rate follows the first LSTM layer. This helps prevent overfitting by randomly setting 20% of the input units to 0 each update during training. Another LSTM layer with 50 units and ReLU activation is used. Another dropout layer with a dropout rate of 0.2, like the first dropout layer. </w:t>
      </w:r>
    </w:p>
    <w:p w14:paraId="0E0C4FF9" w14:textId="23FFA92D" w:rsidR="00FA7A5C" w:rsidRPr="00553F0F" w:rsidRDefault="00FA7A5C" w:rsidP="00FA7A5C">
      <w:pPr>
        <w:ind w:firstLine="720"/>
        <w:rPr>
          <w:rFonts w:ascii="Times New Roman" w:hAnsi="Times New Roman" w:cs="Times New Roman"/>
        </w:rPr>
      </w:pPr>
      <w:r w:rsidRPr="00553F0F">
        <w:rPr>
          <w:rFonts w:ascii="Times New Roman" w:hAnsi="Times New Roman" w:cs="Times New Roman"/>
        </w:rPr>
        <w:t xml:space="preserve">A dense layer with a single unit and a sigmoid activation function is then used to coerce an output. The layer provides a probability value indicating the likelihood of the input sequence belonging to class 1 (binary classification). </w:t>
      </w:r>
    </w:p>
    <w:p w14:paraId="12091AA0" w14:textId="54564E72" w:rsidR="0028657F" w:rsidRPr="00553F0F" w:rsidRDefault="00121933" w:rsidP="00FA7A5C">
      <w:pPr>
        <w:ind w:firstLine="720"/>
        <w:rPr>
          <w:rFonts w:ascii="Times New Roman" w:hAnsi="Times New Roman" w:cs="Times New Roman"/>
        </w:rPr>
      </w:pPr>
      <w:r w:rsidRPr="00553F0F">
        <w:rPr>
          <w:rFonts w:ascii="Times New Roman" w:hAnsi="Times New Roman" w:cs="Times New Roman"/>
        </w:rPr>
        <w:t>Because I had some issues with the Keras standard wrapper, I created a simple wrapper for Keras so that the model can interact (fit/predict) using scikit-learn’s API. After that, the pipeline is used with the ReshapeTransformer class to build the LSTM model before training.</w:t>
      </w:r>
    </w:p>
    <w:p w14:paraId="3DCE48BE" w14:textId="555B374A" w:rsidR="00FA7A5C" w:rsidRPr="00553F0F" w:rsidRDefault="00FA7A5C" w:rsidP="0028657F">
      <w:pPr>
        <w:rPr>
          <w:rFonts w:ascii="Times New Roman" w:hAnsi="Times New Roman" w:cs="Times New Roman"/>
        </w:rPr>
      </w:pPr>
    </w:p>
    <w:p w14:paraId="32EF17A0" w14:textId="53CD1D59" w:rsidR="0028657F" w:rsidRPr="00553F0F" w:rsidRDefault="0028657F" w:rsidP="0028657F">
      <w:pPr>
        <w:rPr>
          <w:rFonts w:ascii="Times New Roman" w:hAnsi="Times New Roman" w:cs="Times New Roman"/>
        </w:rPr>
      </w:pPr>
    </w:p>
    <w:p w14:paraId="5EE9A3A9" w14:textId="77777777" w:rsidR="00473579" w:rsidRPr="00553F0F" w:rsidRDefault="00473579">
      <w:pPr>
        <w:rPr>
          <w:rFonts w:ascii="Times New Roman" w:eastAsiaTheme="majorEastAsia" w:hAnsi="Times New Roman" w:cs="Times New Roman"/>
          <w:color w:val="2F5496" w:themeColor="accent1" w:themeShade="BF"/>
          <w:sz w:val="26"/>
          <w:szCs w:val="26"/>
        </w:rPr>
      </w:pPr>
      <w:r w:rsidRPr="00553F0F">
        <w:rPr>
          <w:rFonts w:ascii="Times New Roman" w:hAnsi="Times New Roman" w:cs="Times New Roman"/>
        </w:rPr>
        <w:br w:type="page"/>
      </w:r>
    </w:p>
    <w:p w14:paraId="35BFF279" w14:textId="26CE99A9" w:rsidR="00121933" w:rsidRPr="00553F0F" w:rsidRDefault="00121933" w:rsidP="00121933">
      <w:pPr>
        <w:pStyle w:val="Heading2"/>
        <w:rPr>
          <w:rFonts w:ascii="Times New Roman" w:hAnsi="Times New Roman" w:cs="Times New Roman"/>
        </w:rPr>
      </w:pPr>
      <w:bookmarkStart w:id="11" w:name="_Toc171364291"/>
      <w:r w:rsidRPr="00553F0F">
        <w:rPr>
          <w:rFonts w:ascii="Times New Roman" w:hAnsi="Times New Roman" w:cs="Times New Roman"/>
        </w:rPr>
        <w:lastRenderedPageBreak/>
        <w:t>Random Forest</w:t>
      </w:r>
      <w:bookmarkEnd w:id="11"/>
    </w:p>
    <w:p w14:paraId="3CC220BF" w14:textId="17104473" w:rsidR="00473579" w:rsidRPr="00553F0F" w:rsidRDefault="00473579" w:rsidP="00473579">
      <w:pPr>
        <w:rPr>
          <w:rFonts w:ascii="Times New Roman" w:hAnsi="Times New Roman" w:cs="Times New Roman"/>
        </w:rPr>
      </w:pPr>
      <w:r w:rsidRPr="00553F0F">
        <w:rPr>
          <w:rFonts w:ascii="Times New Roman" w:hAnsi="Times New Roman" w:cs="Times New Roman"/>
        </w:rPr>
        <w:tab/>
        <w:t>The random forest model was configured to use 1</w:t>
      </w:r>
      <w:r w:rsidR="00A26056" w:rsidRPr="00553F0F">
        <w:rPr>
          <w:rFonts w:ascii="Times New Roman" w:hAnsi="Times New Roman" w:cs="Times New Roman"/>
        </w:rPr>
        <w:t>5</w:t>
      </w:r>
      <w:r w:rsidRPr="00553F0F">
        <w:rPr>
          <w:rFonts w:ascii="Times New Roman" w:hAnsi="Times New Roman" w:cs="Times New Roman"/>
        </w:rPr>
        <w:t>0 estimators and the Gini Index. I decided against setting a maximum depth since I was curious about how performance would be without one. Similarly, I left the max leaf nodes at none so that it wouldn’t terminate from hitting the maximum. I did leave the default minimum samples for the split/leaf. I felt that there could still be issues from sparsity created if I did that, so I left those at their default values.</w:t>
      </w:r>
    </w:p>
    <w:p w14:paraId="0907A226" w14:textId="46A5AFCA" w:rsidR="00473579" w:rsidRPr="00553F0F" w:rsidRDefault="00A26056" w:rsidP="00A26056">
      <w:pPr>
        <w:jc w:val="center"/>
        <w:rPr>
          <w:rFonts w:ascii="Times New Roman" w:hAnsi="Times New Roman" w:cs="Times New Roman"/>
        </w:rPr>
      </w:pPr>
      <w:r w:rsidRPr="00553F0F">
        <w:rPr>
          <w:rFonts w:ascii="Times New Roman" w:hAnsi="Times New Roman" w:cs="Times New Roman"/>
          <w:noProof/>
        </w:rPr>
        <w:drawing>
          <wp:inline distT="0" distB="0" distL="0" distR="0" wp14:anchorId="5D55C614" wp14:editId="3E9CC41C">
            <wp:extent cx="2638793" cy="28483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2848373"/>
                    </a:xfrm>
                    <a:prstGeom prst="rect">
                      <a:avLst/>
                    </a:prstGeom>
                  </pic:spPr>
                </pic:pic>
              </a:graphicData>
            </a:graphic>
          </wp:inline>
        </w:drawing>
      </w:r>
    </w:p>
    <w:p w14:paraId="01925160" w14:textId="2BCF3857" w:rsidR="00121933" w:rsidRPr="00553F0F" w:rsidRDefault="00121933" w:rsidP="00121933">
      <w:pPr>
        <w:pStyle w:val="Heading2"/>
        <w:rPr>
          <w:rFonts w:ascii="Times New Roman" w:hAnsi="Times New Roman" w:cs="Times New Roman"/>
        </w:rPr>
      </w:pPr>
      <w:bookmarkStart w:id="12" w:name="_Toc171364292"/>
      <w:r w:rsidRPr="00553F0F">
        <w:rPr>
          <w:rFonts w:ascii="Times New Roman" w:hAnsi="Times New Roman" w:cs="Times New Roman"/>
        </w:rPr>
        <w:t>K-Nearest Neighbors</w:t>
      </w:r>
      <w:bookmarkEnd w:id="12"/>
    </w:p>
    <w:p w14:paraId="34B02514" w14:textId="0081EB49" w:rsidR="00622B93" w:rsidRPr="00553F0F" w:rsidRDefault="00473579" w:rsidP="00473579">
      <w:pPr>
        <w:rPr>
          <w:rFonts w:ascii="Times New Roman" w:hAnsi="Times New Roman" w:cs="Times New Roman"/>
          <w:sz w:val="24"/>
          <w:szCs w:val="24"/>
        </w:rPr>
      </w:pPr>
      <w:r w:rsidRPr="00553F0F">
        <w:rPr>
          <w:rFonts w:ascii="Times New Roman" w:hAnsi="Times New Roman" w:cs="Times New Roman"/>
          <w:sz w:val="24"/>
          <w:szCs w:val="24"/>
        </w:rPr>
        <w:tab/>
        <w:t xml:space="preserve">The K-Nearest Neighbor model was configured using many of the defaults. I </w:t>
      </w:r>
      <w:r w:rsidR="00A26056" w:rsidRPr="00553F0F">
        <w:rPr>
          <w:rFonts w:ascii="Times New Roman" w:hAnsi="Times New Roman" w:cs="Times New Roman"/>
          <w:sz w:val="24"/>
          <w:szCs w:val="24"/>
        </w:rPr>
        <w:t>changed</w:t>
      </w:r>
      <w:r w:rsidRPr="00553F0F">
        <w:rPr>
          <w:rFonts w:ascii="Times New Roman" w:hAnsi="Times New Roman" w:cs="Times New Roman"/>
          <w:sz w:val="24"/>
          <w:szCs w:val="24"/>
        </w:rPr>
        <w:t xml:space="preserve"> the </w:t>
      </w:r>
      <w:r w:rsidRPr="00553F0F">
        <w:rPr>
          <w:rFonts w:ascii="Times New Roman" w:hAnsi="Times New Roman" w:cs="Times New Roman"/>
          <w:b/>
          <w:bCs/>
          <w:sz w:val="24"/>
          <w:szCs w:val="24"/>
        </w:rPr>
        <w:t>n_neighbors</w:t>
      </w:r>
      <w:r w:rsidRPr="00553F0F">
        <w:rPr>
          <w:rFonts w:ascii="Times New Roman" w:hAnsi="Times New Roman" w:cs="Times New Roman"/>
          <w:sz w:val="24"/>
          <w:szCs w:val="24"/>
        </w:rPr>
        <w:t xml:space="preserve"> parameter at </w:t>
      </w:r>
      <w:r w:rsidR="00A26056" w:rsidRPr="00553F0F">
        <w:rPr>
          <w:rFonts w:ascii="Times New Roman" w:hAnsi="Times New Roman" w:cs="Times New Roman"/>
          <w:sz w:val="24"/>
          <w:szCs w:val="24"/>
        </w:rPr>
        <w:t>7</w:t>
      </w:r>
      <w:r w:rsidR="009E0CEA" w:rsidRPr="00553F0F">
        <w:rPr>
          <w:rFonts w:ascii="Times New Roman" w:hAnsi="Times New Roman" w:cs="Times New Roman"/>
          <w:sz w:val="24"/>
          <w:szCs w:val="24"/>
        </w:rPr>
        <w:t xml:space="preserve">, though I did experiment with a few other options to see if changes would benefit the performance. I kept </w:t>
      </w:r>
      <w:r w:rsidR="009E0CEA" w:rsidRPr="00553F0F">
        <w:rPr>
          <w:rFonts w:ascii="Times New Roman" w:hAnsi="Times New Roman" w:cs="Times New Roman"/>
          <w:b/>
          <w:bCs/>
          <w:sz w:val="24"/>
          <w:szCs w:val="24"/>
        </w:rPr>
        <w:t xml:space="preserve">p </w:t>
      </w:r>
      <w:r w:rsidR="009E0CEA" w:rsidRPr="00553F0F">
        <w:rPr>
          <w:rFonts w:ascii="Times New Roman" w:hAnsi="Times New Roman" w:cs="Times New Roman"/>
          <w:sz w:val="24"/>
          <w:szCs w:val="24"/>
        </w:rPr>
        <w:t xml:space="preserve">= 2 to retain Euclidean distance as the distance metric used, but also experimented with the Manhattan distance to no </w:t>
      </w:r>
      <w:r w:rsidR="00572800" w:rsidRPr="00553F0F">
        <w:rPr>
          <w:rFonts w:ascii="Times New Roman" w:hAnsi="Times New Roman" w:cs="Times New Roman"/>
          <w:sz w:val="24"/>
          <w:szCs w:val="24"/>
        </w:rPr>
        <w:t>benefit</w:t>
      </w:r>
      <w:r w:rsidR="009E0CEA" w:rsidRPr="00553F0F">
        <w:rPr>
          <w:rFonts w:ascii="Times New Roman" w:hAnsi="Times New Roman" w:cs="Times New Roman"/>
          <w:sz w:val="24"/>
          <w:szCs w:val="24"/>
        </w:rPr>
        <w:t>.</w:t>
      </w:r>
    </w:p>
    <w:p w14:paraId="48E3E6C0" w14:textId="12A03691" w:rsidR="00622B93" w:rsidRPr="00553F0F" w:rsidRDefault="00A26056" w:rsidP="00A26056">
      <w:pPr>
        <w:jc w:val="cente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275A0A0E" wp14:editId="44408976">
            <wp:extent cx="2324424"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1895740"/>
                    </a:xfrm>
                    <a:prstGeom prst="rect">
                      <a:avLst/>
                    </a:prstGeom>
                  </pic:spPr>
                </pic:pic>
              </a:graphicData>
            </a:graphic>
          </wp:inline>
        </w:drawing>
      </w:r>
    </w:p>
    <w:p w14:paraId="63D53411" w14:textId="00734FC5" w:rsidR="009E0CEA" w:rsidRPr="00553F0F" w:rsidRDefault="009E0CEA">
      <w:pPr>
        <w:rPr>
          <w:rFonts w:ascii="Times New Roman" w:hAnsi="Times New Roman" w:cs="Times New Roman"/>
          <w:sz w:val="24"/>
          <w:szCs w:val="24"/>
        </w:rPr>
      </w:pPr>
      <w:r w:rsidRPr="00553F0F">
        <w:rPr>
          <w:rFonts w:ascii="Times New Roman" w:hAnsi="Times New Roman" w:cs="Times New Roman"/>
          <w:sz w:val="24"/>
          <w:szCs w:val="24"/>
        </w:rPr>
        <w:br w:type="page"/>
      </w:r>
    </w:p>
    <w:p w14:paraId="62C7E299" w14:textId="3AE12C86" w:rsidR="00191F53" w:rsidRPr="00553F0F" w:rsidRDefault="009E0CEA" w:rsidP="009E0CEA">
      <w:pPr>
        <w:pStyle w:val="Heading1"/>
        <w:rPr>
          <w:rFonts w:ascii="Times New Roman" w:hAnsi="Times New Roman" w:cs="Times New Roman"/>
          <w:b/>
          <w:bCs/>
        </w:rPr>
      </w:pPr>
      <w:bookmarkStart w:id="13" w:name="_Toc171364293"/>
      <w:r w:rsidRPr="00553F0F">
        <w:rPr>
          <w:rFonts w:ascii="Times New Roman" w:hAnsi="Times New Roman" w:cs="Times New Roman"/>
          <w:b/>
          <w:bCs/>
        </w:rPr>
        <w:lastRenderedPageBreak/>
        <w:t>Model Training</w:t>
      </w:r>
      <w:bookmarkEnd w:id="13"/>
    </w:p>
    <w:p w14:paraId="2BA0D2A7" w14:textId="20FD2665" w:rsidR="006C28CD" w:rsidRPr="00553F0F" w:rsidRDefault="006C28CD" w:rsidP="006C28CD">
      <w:pPr>
        <w:pStyle w:val="Heading2"/>
        <w:rPr>
          <w:rFonts w:ascii="Times New Roman" w:hAnsi="Times New Roman" w:cs="Times New Roman"/>
        </w:rPr>
      </w:pPr>
      <w:bookmarkStart w:id="14" w:name="_Toc171364294"/>
      <w:r w:rsidRPr="00553F0F">
        <w:rPr>
          <w:rFonts w:ascii="Times New Roman" w:hAnsi="Times New Roman" w:cs="Times New Roman"/>
        </w:rPr>
        <w:t>Preparation</w:t>
      </w:r>
      <w:bookmarkEnd w:id="14"/>
    </w:p>
    <w:p w14:paraId="00035853" w14:textId="38218195" w:rsidR="009E0CEA" w:rsidRPr="00553F0F" w:rsidRDefault="009E0CEA" w:rsidP="009E0CEA">
      <w:pPr>
        <w:rPr>
          <w:rFonts w:ascii="Times New Roman" w:hAnsi="Times New Roman" w:cs="Times New Roman"/>
        </w:rPr>
      </w:pPr>
      <w:r w:rsidRPr="00553F0F">
        <w:rPr>
          <w:rFonts w:ascii="Times New Roman" w:hAnsi="Times New Roman" w:cs="Times New Roman"/>
        </w:rPr>
        <w:tab/>
        <w:t xml:space="preserve">Each of the models I want to test will have a dictionary entry created in a new dictionary called </w:t>
      </w:r>
      <w:r w:rsidRPr="00553F0F">
        <w:rPr>
          <w:rFonts w:ascii="Times New Roman" w:hAnsi="Times New Roman" w:cs="Times New Roman"/>
          <w:b/>
          <w:bCs/>
        </w:rPr>
        <w:t>classifiers</w:t>
      </w:r>
      <w:r w:rsidRPr="00553F0F">
        <w:rPr>
          <w:rFonts w:ascii="Times New Roman" w:hAnsi="Times New Roman" w:cs="Times New Roman"/>
        </w:rPr>
        <w:t>. I’ll iterate over that dictionary to create a new one with a set of blank lists, having one list for each metric I will eventually calculate. This will create a foundation that I can insert data into, which will eventually be shifted into tabular data.</w:t>
      </w:r>
    </w:p>
    <w:p w14:paraId="6A017C85" w14:textId="77777777" w:rsidR="00553F0F" w:rsidRDefault="00553F0F" w:rsidP="009E0CEA">
      <w:pPr>
        <w:rPr>
          <w:rFonts w:ascii="Times New Roman" w:hAnsi="Times New Roman" w:cs="Times New Roman"/>
          <w:noProof/>
        </w:rPr>
      </w:pPr>
    </w:p>
    <w:p w14:paraId="4F61948F" w14:textId="4B17C586" w:rsidR="009E0CEA" w:rsidRPr="00553F0F" w:rsidRDefault="009E0CEA" w:rsidP="00553F0F">
      <w:pPr>
        <w:jc w:val="center"/>
        <w:rPr>
          <w:rFonts w:ascii="Times New Roman" w:hAnsi="Times New Roman" w:cs="Times New Roman"/>
        </w:rPr>
      </w:pPr>
      <w:r w:rsidRPr="00553F0F">
        <w:rPr>
          <w:rFonts w:ascii="Times New Roman" w:hAnsi="Times New Roman" w:cs="Times New Roman"/>
          <w:noProof/>
        </w:rPr>
        <w:drawing>
          <wp:inline distT="0" distB="0" distL="0" distR="0" wp14:anchorId="1145A29B" wp14:editId="39BEF5E6">
            <wp:extent cx="3179041" cy="22434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282"/>
                    <a:stretch/>
                  </pic:blipFill>
                  <pic:spPr bwMode="auto">
                    <a:xfrm>
                      <a:off x="0" y="0"/>
                      <a:ext cx="3180745" cy="2244658"/>
                    </a:xfrm>
                    <a:prstGeom prst="rect">
                      <a:avLst/>
                    </a:prstGeom>
                    <a:ln>
                      <a:noFill/>
                    </a:ln>
                    <a:extLst>
                      <a:ext uri="{53640926-AAD7-44D8-BBD7-CCE9431645EC}">
                        <a14:shadowObscured xmlns:a14="http://schemas.microsoft.com/office/drawing/2010/main"/>
                      </a:ext>
                    </a:extLst>
                  </pic:spPr>
                </pic:pic>
              </a:graphicData>
            </a:graphic>
          </wp:inline>
        </w:drawing>
      </w:r>
    </w:p>
    <w:p w14:paraId="491A8B7A" w14:textId="77777777" w:rsidR="009E0CEA" w:rsidRPr="00553F0F" w:rsidRDefault="009E0CEA">
      <w:pPr>
        <w:rPr>
          <w:rFonts w:ascii="Times New Roman" w:hAnsi="Times New Roman" w:cs="Times New Roman"/>
        </w:rPr>
      </w:pPr>
      <w:r w:rsidRPr="00553F0F">
        <w:rPr>
          <w:rFonts w:ascii="Times New Roman" w:hAnsi="Times New Roman" w:cs="Times New Roman"/>
        </w:rPr>
        <w:br w:type="page"/>
      </w:r>
    </w:p>
    <w:p w14:paraId="3D6E4427" w14:textId="7D8F9C2D" w:rsidR="006C28CD" w:rsidRPr="00553F0F" w:rsidRDefault="006C28CD" w:rsidP="006C28CD">
      <w:pPr>
        <w:pStyle w:val="Heading2"/>
        <w:rPr>
          <w:rFonts w:ascii="Times New Roman" w:hAnsi="Times New Roman" w:cs="Times New Roman"/>
        </w:rPr>
      </w:pPr>
      <w:bookmarkStart w:id="15" w:name="_Toc171364295"/>
      <w:r w:rsidRPr="00553F0F">
        <w:rPr>
          <w:rFonts w:ascii="Times New Roman" w:hAnsi="Times New Roman" w:cs="Times New Roman"/>
        </w:rPr>
        <w:lastRenderedPageBreak/>
        <w:t>Training</w:t>
      </w:r>
      <w:bookmarkEnd w:id="15"/>
    </w:p>
    <w:p w14:paraId="46538B7C" w14:textId="2AB6AF42" w:rsidR="009E0CEA" w:rsidRPr="00553F0F" w:rsidRDefault="009E0CEA" w:rsidP="009E0CEA">
      <w:pPr>
        <w:rPr>
          <w:rFonts w:ascii="Times New Roman" w:hAnsi="Times New Roman" w:cs="Times New Roman"/>
        </w:rPr>
      </w:pPr>
      <w:r w:rsidRPr="00553F0F">
        <w:rPr>
          <w:rFonts w:ascii="Times New Roman" w:hAnsi="Times New Roman" w:cs="Times New Roman"/>
        </w:rPr>
        <w:tab/>
        <w:t>The notebook will iterate over each model that is in the classifier dictionary. It will initialize a 10-fold cross-validation. As it gets to each classifier it will train it on the pipeline’s data by fitting the model and predicting for that given fold of the cross-validation process. As soon as the predictions are made each of the evaluation metrics is calculated and appended to the lists within our metric dictionary:</w:t>
      </w:r>
    </w:p>
    <w:p w14:paraId="39448B08" w14:textId="1E12765F" w:rsidR="009E0CEA" w:rsidRPr="00553F0F" w:rsidRDefault="00553F0F" w:rsidP="009E0CEA">
      <w:pPr>
        <w:rPr>
          <w:rFonts w:ascii="Times New Roman" w:hAnsi="Times New Roman" w:cs="Times New Roman"/>
        </w:rPr>
      </w:pPr>
      <w:ins w:id="16" w:author="Tyler Hayes" w:date="2024-07-09T00:16:00Z">
        <w:r>
          <w:rPr>
            <w:rFonts w:ascii="Times New Roman" w:hAnsi="Times New Roman" w:cs="Times New Roman"/>
            <w:noProof/>
          </w:rPr>
          <w:t>REPLACE THIS WITH LATEST CODE CELL</w:t>
        </w:r>
      </w:ins>
      <w:r w:rsidR="009E0CEA" w:rsidRPr="00553F0F">
        <w:rPr>
          <w:rFonts w:ascii="Times New Roman" w:hAnsi="Times New Roman" w:cs="Times New Roman"/>
          <w:noProof/>
        </w:rPr>
        <w:drawing>
          <wp:inline distT="0" distB="0" distL="0" distR="0" wp14:anchorId="1B7DEDF8" wp14:editId="75EC1A1C">
            <wp:extent cx="5943600" cy="5281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1295"/>
                    </a:xfrm>
                    <a:prstGeom prst="rect">
                      <a:avLst/>
                    </a:prstGeom>
                  </pic:spPr>
                </pic:pic>
              </a:graphicData>
            </a:graphic>
          </wp:inline>
        </w:drawing>
      </w:r>
    </w:p>
    <w:p w14:paraId="35848A74" w14:textId="153378A4" w:rsidR="00572800" w:rsidRPr="00553F0F" w:rsidRDefault="005516C6">
      <w:pPr>
        <w:rPr>
          <w:rFonts w:ascii="Times New Roman" w:hAnsi="Times New Roman" w:cs="Times New Roman"/>
        </w:rPr>
      </w:pPr>
      <w:r w:rsidRPr="00553F0F">
        <w:rPr>
          <w:rFonts w:ascii="Times New Roman" w:hAnsi="Times New Roman" w:cs="Times New Roman"/>
        </w:rPr>
        <w:tab/>
        <w:t xml:space="preserve">Because this cell is doing a great deal in one execution, I took the liberty of implementing </w:t>
      </w:r>
      <w:hyperlink r:id="rId24" w:history="1">
        <w:r w:rsidRPr="00553F0F">
          <w:rPr>
            <w:rStyle w:val="Hyperlink"/>
            <w:rFonts w:ascii="Times New Roman" w:hAnsi="Times New Roman" w:cs="Times New Roman"/>
          </w:rPr>
          <w:t>tqdm</w:t>
        </w:r>
      </w:hyperlink>
      <w:r w:rsidRPr="00553F0F">
        <w:rPr>
          <w:rFonts w:ascii="Times New Roman" w:hAnsi="Times New Roman" w:cs="Times New Roman"/>
        </w:rPr>
        <w:t xml:space="preserve"> so that a progress bar will be displayed as each fold is processed. This will give you some insight into</w:t>
      </w:r>
      <w:r w:rsidR="00572800" w:rsidRPr="00553F0F">
        <w:rPr>
          <w:rFonts w:ascii="Times New Roman" w:hAnsi="Times New Roman" w:cs="Times New Roman"/>
        </w:rPr>
        <w:t xml:space="preserve"> expected duration as well as some feedback that the notebook is still running. I also report out the duration of each fold as they complete for the sake of transparency.</w:t>
      </w:r>
    </w:p>
    <w:p w14:paraId="6E02254B" w14:textId="77777777" w:rsidR="00572800" w:rsidRPr="00553F0F" w:rsidRDefault="00572800">
      <w:pPr>
        <w:rPr>
          <w:rFonts w:ascii="Times New Roman" w:hAnsi="Times New Roman" w:cs="Times New Roman"/>
        </w:rPr>
      </w:pPr>
      <w:r w:rsidRPr="00553F0F">
        <w:rPr>
          <w:rFonts w:ascii="Times New Roman" w:hAnsi="Times New Roman" w:cs="Times New Roman"/>
        </w:rPr>
        <w:br w:type="page"/>
      </w:r>
    </w:p>
    <w:p w14:paraId="2650610E" w14:textId="77777777" w:rsidR="006C28CD" w:rsidRPr="00553F0F" w:rsidRDefault="006C28CD">
      <w:pPr>
        <w:rPr>
          <w:rFonts w:ascii="Times New Roman" w:eastAsiaTheme="majorEastAsia" w:hAnsi="Times New Roman" w:cs="Times New Roman"/>
          <w:color w:val="2F5496" w:themeColor="accent1" w:themeShade="BF"/>
          <w:sz w:val="32"/>
          <w:szCs w:val="32"/>
        </w:rPr>
      </w:pPr>
    </w:p>
    <w:p w14:paraId="1BD52174" w14:textId="088D7314" w:rsidR="009E0CEA" w:rsidRPr="00553F0F" w:rsidRDefault="009E0CEA" w:rsidP="009E0CEA">
      <w:pPr>
        <w:pStyle w:val="Heading1"/>
        <w:rPr>
          <w:rFonts w:ascii="Times New Roman" w:hAnsi="Times New Roman" w:cs="Times New Roman"/>
          <w:b/>
          <w:bCs/>
        </w:rPr>
      </w:pPr>
      <w:bookmarkStart w:id="17" w:name="_Toc171364296"/>
      <w:r w:rsidRPr="00553F0F">
        <w:rPr>
          <w:rFonts w:ascii="Times New Roman" w:hAnsi="Times New Roman" w:cs="Times New Roman"/>
          <w:b/>
          <w:bCs/>
        </w:rPr>
        <w:t>Model Evaluation</w:t>
      </w:r>
      <w:bookmarkEnd w:id="17"/>
    </w:p>
    <w:p w14:paraId="38B71729" w14:textId="2EA72BD5" w:rsidR="006C28CD" w:rsidRPr="00553F0F" w:rsidRDefault="006C28CD" w:rsidP="006C28CD">
      <w:pPr>
        <w:pStyle w:val="Heading2"/>
        <w:rPr>
          <w:rFonts w:ascii="Times New Roman" w:hAnsi="Times New Roman" w:cs="Times New Roman"/>
        </w:rPr>
      </w:pPr>
      <w:bookmarkStart w:id="18" w:name="_Toc171364297"/>
      <w:r w:rsidRPr="00553F0F">
        <w:rPr>
          <w:rFonts w:ascii="Times New Roman" w:hAnsi="Times New Roman" w:cs="Times New Roman"/>
        </w:rPr>
        <w:t>Fold</w:t>
      </w:r>
      <w:r w:rsidR="00572800" w:rsidRPr="00553F0F">
        <w:rPr>
          <w:rFonts w:ascii="Times New Roman" w:hAnsi="Times New Roman" w:cs="Times New Roman"/>
        </w:rPr>
        <w:t>-level</w:t>
      </w:r>
      <w:r w:rsidRPr="00553F0F">
        <w:rPr>
          <w:rFonts w:ascii="Times New Roman" w:hAnsi="Times New Roman" w:cs="Times New Roman"/>
        </w:rPr>
        <w:t xml:space="preserve"> Evaluation</w:t>
      </w:r>
      <w:bookmarkEnd w:id="18"/>
    </w:p>
    <w:p w14:paraId="2060AF5D" w14:textId="348EC898" w:rsidR="006C28CD" w:rsidRPr="00553F0F" w:rsidRDefault="006C28CD" w:rsidP="006C28CD">
      <w:pPr>
        <w:rPr>
          <w:rFonts w:ascii="Times New Roman" w:hAnsi="Times New Roman" w:cs="Times New Roman"/>
        </w:rPr>
      </w:pPr>
      <w:r w:rsidRPr="00553F0F">
        <w:rPr>
          <w:rFonts w:ascii="Times New Roman" w:hAnsi="Times New Roman" w:cs="Times New Roman"/>
        </w:rPr>
        <w:tab/>
        <w:t>Each model has ten folds that can be seen and evaluated within the notebook. The metrics are displayed separately via distinct code cells which return the dataframe of all evaluation metrics related  to the model.</w:t>
      </w:r>
    </w:p>
    <w:p w14:paraId="2DB7EE35" w14:textId="2321FBE7" w:rsidR="00A26056" w:rsidRPr="00553F0F" w:rsidRDefault="00A26056" w:rsidP="006C28CD">
      <w:pPr>
        <w:rPr>
          <w:rFonts w:ascii="Times New Roman" w:hAnsi="Times New Roman" w:cs="Times New Roman"/>
        </w:rPr>
      </w:pPr>
      <w:r w:rsidRPr="00553F0F">
        <w:rPr>
          <w:rFonts w:ascii="Times New Roman" w:hAnsi="Times New Roman" w:cs="Times New Roman"/>
          <w:noProof/>
        </w:rPr>
        <w:drawing>
          <wp:inline distT="0" distB="0" distL="0" distR="0" wp14:anchorId="69C99034" wp14:editId="74ADF913">
            <wp:extent cx="5048955" cy="2353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2353003"/>
                    </a:xfrm>
                    <a:prstGeom prst="rect">
                      <a:avLst/>
                    </a:prstGeom>
                  </pic:spPr>
                </pic:pic>
              </a:graphicData>
            </a:graphic>
          </wp:inline>
        </w:drawing>
      </w:r>
    </w:p>
    <w:p w14:paraId="1A90C05C" w14:textId="29AD741A" w:rsidR="00A26056" w:rsidRPr="00553F0F" w:rsidRDefault="00A26056" w:rsidP="006C28CD">
      <w:pPr>
        <w:rPr>
          <w:rFonts w:ascii="Times New Roman" w:hAnsi="Times New Roman" w:cs="Times New Roman"/>
        </w:rPr>
      </w:pPr>
      <w:r w:rsidRPr="00553F0F">
        <w:rPr>
          <w:rFonts w:ascii="Times New Roman" w:hAnsi="Times New Roman" w:cs="Times New Roman"/>
          <w:noProof/>
        </w:rPr>
        <w:drawing>
          <wp:inline distT="0" distB="0" distL="0" distR="0" wp14:anchorId="7E4BE42E" wp14:editId="407DB7A4">
            <wp:extent cx="4972744" cy="23148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744" cy="2314898"/>
                    </a:xfrm>
                    <a:prstGeom prst="rect">
                      <a:avLst/>
                    </a:prstGeom>
                  </pic:spPr>
                </pic:pic>
              </a:graphicData>
            </a:graphic>
          </wp:inline>
        </w:drawing>
      </w:r>
    </w:p>
    <w:p w14:paraId="7FFE3632" w14:textId="0EDDA41F" w:rsidR="00A26056" w:rsidRPr="00553F0F" w:rsidRDefault="00A26056" w:rsidP="006C28CD">
      <w:pPr>
        <w:rPr>
          <w:rFonts w:ascii="Times New Roman" w:hAnsi="Times New Roman" w:cs="Times New Roman"/>
        </w:rPr>
      </w:pPr>
      <w:r w:rsidRPr="00553F0F">
        <w:rPr>
          <w:rFonts w:ascii="Times New Roman" w:hAnsi="Times New Roman" w:cs="Times New Roman"/>
          <w:noProof/>
        </w:rPr>
        <w:lastRenderedPageBreak/>
        <w:drawing>
          <wp:inline distT="0" distB="0" distL="0" distR="0" wp14:anchorId="67EDF820" wp14:editId="2F54CCAD">
            <wp:extent cx="4934639" cy="230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2305372"/>
                    </a:xfrm>
                    <a:prstGeom prst="rect">
                      <a:avLst/>
                    </a:prstGeom>
                  </pic:spPr>
                </pic:pic>
              </a:graphicData>
            </a:graphic>
          </wp:inline>
        </w:drawing>
      </w:r>
    </w:p>
    <w:p w14:paraId="141F6A28" w14:textId="77777777" w:rsidR="00A26056" w:rsidRPr="00553F0F" w:rsidRDefault="00A26056">
      <w:pPr>
        <w:rPr>
          <w:rFonts w:ascii="Times New Roman" w:eastAsiaTheme="majorEastAsia" w:hAnsi="Times New Roman" w:cs="Times New Roman"/>
          <w:color w:val="2F5496" w:themeColor="accent1" w:themeShade="BF"/>
          <w:sz w:val="26"/>
          <w:szCs w:val="26"/>
        </w:rPr>
      </w:pPr>
      <w:bookmarkStart w:id="19" w:name="_Toc171364298"/>
      <w:r w:rsidRPr="00553F0F">
        <w:rPr>
          <w:rFonts w:ascii="Times New Roman" w:hAnsi="Times New Roman" w:cs="Times New Roman"/>
        </w:rPr>
        <w:br w:type="page"/>
      </w:r>
    </w:p>
    <w:p w14:paraId="77A22B95" w14:textId="28670B0B" w:rsidR="006C28CD" w:rsidRPr="00553F0F" w:rsidRDefault="006C28CD" w:rsidP="006C28CD">
      <w:pPr>
        <w:pStyle w:val="Heading2"/>
        <w:rPr>
          <w:rFonts w:ascii="Times New Roman" w:hAnsi="Times New Roman" w:cs="Times New Roman"/>
        </w:rPr>
      </w:pPr>
      <w:r w:rsidRPr="00553F0F">
        <w:rPr>
          <w:rFonts w:ascii="Times New Roman" w:hAnsi="Times New Roman" w:cs="Times New Roman"/>
        </w:rPr>
        <w:lastRenderedPageBreak/>
        <w:t>Aggregate Evaluation</w:t>
      </w:r>
      <w:bookmarkEnd w:id="19"/>
    </w:p>
    <w:p w14:paraId="1223855C" w14:textId="2586AD14" w:rsidR="006C28CD" w:rsidRPr="00553F0F" w:rsidRDefault="006C28CD" w:rsidP="006C28CD">
      <w:pPr>
        <w:rPr>
          <w:rFonts w:ascii="Times New Roman" w:hAnsi="Times New Roman" w:cs="Times New Roman"/>
        </w:rPr>
      </w:pPr>
      <w:r w:rsidRPr="00553F0F">
        <w:rPr>
          <w:rFonts w:ascii="Times New Roman" w:hAnsi="Times New Roman" w:cs="Times New Roman"/>
        </w:rPr>
        <w:tab/>
        <w:t>After the results have been stored in fold-level metrics, we can easily grab them and aggregate them using an average of our choosing. I’ll take the mean of each and display them as the final metrics for the project.</w:t>
      </w:r>
    </w:p>
    <w:p w14:paraId="1AA40080" w14:textId="75C962BA" w:rsidR="00A26056" w:rsidRPr="00553F0F" w:rsidRDefault="00A26056" w:rsidP="00A26056">
      <w:pPr>
        <w:jc w:val="center"/>
        <w:rPr>
          <w:rFonts w:ascii="Times New Roman" w:hAnsi="Times New Roman" w:cs="Times New Roman"/>
        </w:rPr>
      </w:pPr>
      <w:r w:rsidRPr="00553F0F">
        <w:rPr>
          <w:rFonts w:ascii="Times New Roman" w:hAnsi="Times New Roman" w:cs="Times New Roman"/>
          <w:noProof/>
        </w:rPr>
        <w:drawing>
          <wp:inline distT="0" distB="0" distL="0" distR="0" wp14:anchorId="49DD6970" wp14:editId="4E22CEDE">
            <wp:extent cx="5753903" cy="504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903" cy="5048955"/>
                    </a:xfrm>
                    <a:prstGeom prst="rect">
                      <a:avLst/>
                    </a:prstGeom>
                  </pic:spPr>
                </pic:pic>
              </a:graphicData>
            </a:graphic>
          </wp:inline>
        </w:drawing>
      </w:r>
    </w:p>
    <w:p w14:paraId="59A62B5C" w14:textId="5301F9B9" w:rsidR="00A26056" w:rsidRPr="00553F0F" w:rsidRDefault="00A26056" w:rsidP="00A26056">
      <w:pPr>
        <w:pStyle w:val="Heading2"/>
        <w:rPr>
          <w:rFonts w:ascii="Times New Roman" w:hAnsi="Times New Roman" w:cs="Times New Roman"/>
        </w:rPr>
      </w:pPr>
      <w:r w:rsidRPr="00553F0F">
        <w:rPr>
          <w:rFonts w:ascii="Times New Roman" w:hAnsi="Times New Roman" w:cs="Times New Roman"/>
        </w:rPr>
        <w:lastRenderedPageBreak/>
        <w:t>Feature Importance</w:t>
      </w:r>
    </w:p>
    <w:p w14:paraId="6A9D1C63" w14:textId="2E4422FA" w:rsidR="00A26056" w:rsidRPr="00553F0F" w:rsidRDefault="00A26056" w:rsidP="00A26056">
      <w:pPr>
        <w:pStyle w:val="Heading3"/>
        <w:rPr>
          <w:rFonts w:ascii="Times New Roman" w:hAnsi="Times New Roman" w:cs="Times New Roman"/>
        </w:rPr>
      </w:pPr>
      <w:r w:rsidRPr="00553F0F">
        <w:rPr>
          <w:rFonts w:ascii="Times New Roman" w:hAnsi="Times New Roman" w:cs="Times New Roman"/>
        </w:rPr>
        <w:t>Random Forest</w:t>
      </w:r>
    </w:p>
    <w:p w14:paraId="795382BA" w14:textId="4E5D7A92" w:rsidR="00553F0F" w:rsidRPr="00553F0F" w:rsidRDefault="00553F0F" w:rsidP="00553F0F">
      <w:pPr>
        <w:rPr>
          <w:rFonts w:ascii="Times New Roman" w:hAnsi="Times New Roman" w:cs="Times New Roman"/>
        </w:rPr>
      </w:pPr>
      <w:r w:rsidRPr="00553F0F">
        <w:rPr>
          <w:rFonts w:ascii="Times New Roman" w:hAnsi="Times New Roman" w:cs="Times New Roman"/>
          <w:noProof/>
        </w:rPr>
        <w:drawing>
          <wp:inline distT="0" distB="0" distL="0" distR="0" wp14:anchorId="73341F4F" wp14:editId="22304E2A">
            <wp:extent cx="5943600" cy="3815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5715"/>
                    </a:xfrm>
                    <a:prstGeom prst="rect">
                      <a:avLst/>
                    </a:prstGeom>
                  </pic:spPr>
                </pic:pic>
              </a:graphicData>
            </a:graphic>
          </wp:inline>
        </w:drawing>
      </w:r>
    </w:p>
    <w:p w14:paraId="28264E04" w14:textId="77777777" w:rsidR="00144716" w:rsidRPr="00553F0F" w:rsidRDefault="00144716" w:rsidP="00144716">
      <w:pPr>
        <w:pStyle w:val="Heading1"/>
        <w:rPr>
          <w:rFonts w:ascii="Times New Roman" w:hAnsi="Times New Roman" w:cs="Times New Roman"/>
          <w:b/>
          <w:bCs/>
        </w:rPr>
      </w:pPr>
      <w:bookmarkStart w:id="20" w:name="_Toc171364300"/>
      <w:r w:rsidRPr="00553F0F">
        <w:rPr>
          <w:rFonts w:ascii="Times New Roman" w:hAnsi="Times New Roman" w:cs="Times New Roman"/>
          <w:b/>
          <w:bCs/>
        </w:rPr>
        <w:t>Findings</w:t>
      </w:r>
    </w:p>
    <w:p w14:paraId="233459EF" w14:textId="1573BD17" w:rsidR="00A26056" w:rsidRPr="00553F0F" w:rsidRDefault="00A2605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Random Forest proved to routinely be the most effective model for this task. Regardless of whether I was picking based on accuracy or F1 the Random Forest, it outperformed the other models and was a clear winner through every iteration of testing.</w:t>
      </w:r>
    </w:p>
    <w:p w14:paraId="3B4D098A" w14:textId="77777777" w:rsidR="00A26056" w:rsidRPr="00553F0F" w:rsidRDefault="00A26056" w:rsidP="00A26056">
      <w:pPr>
        <w:pStyle w:val="NormalWeb"/>
        <w:spacing w:before="0" w:beforeAutospacing="0" w:after="0" w:afterAutospacing="0"/>
        <w:ind w:left="720"/>
        <w:textAlignment w:val="baseline"/>
        <w:rPr>
          <w:color w:val="000000"/>
          <w:sz w:val="22"/>
          <w:szCs w:val="22"/>
        </w:rPr>
      </w:pPr>
    </w:p>
    <w:p w14:paraId="608BB702" w14:textId="1A434ED7" w:rsidR="00144716" w:rsidRPr="00553F0F" w:rsidRDefault="0014471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LSTMs are a bit harder to work with relative to the other models. Both the initialization and interoperability of the LSTM model were more complex than the Random Forest &amp; K-Nearest Neighbor models. Random Forest &amp; K-Nearest Neighbors both work “out of the box” so to speak, with little customization being necessary.</w:t>
      </w:r>
    </w:p>
    <w:p w14:paraId="248BA08F" w14:textId="77777777" w:rsidR="00A26056" w:rsidRPr="00553F0F" w:rsidRDefault="00A26056" w:rsidP="00A26056">
      <w:pPr>
        <w:pStyle w:val="NormalWeb"/>
        <w:spacing w:before="0" w:beforeAutospacing="0" w:after="0" w:afterAutospacing="0"/>
        <w:textAlignment w:val="baseline"/>
        <w:rPr>
          <w:color w:val="000000"/>
          <w:sz w:val="22"/>
          <w:szCs w:val="22"/>
        </w:rPr>
      </w:pPr>
    </w:p>
    <w:p w14:paraId="6AF8B379" w14:textId="77777777"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Despite multiple iterations during development, LSTM models routinely proved to be “conservative” predictions. They would typically either guess 100% of their predictions as the majority class label or very close to 100%. It took implementing a very complex architecture to get the model to predict anything other than the negative class label.</w:t>
      </w:r>
    </w:p>
    <w:p w14:paraId="620A0A70" w14:textId="4575091E"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The ‘</w:t>
      </w:r>
      <w:r w:rsidRPr="00553F0F">
        <w:rPr>
          <w:b/>
          <w:bCs/>
          <w:color w:val="000000"/>
          <w:sz w:val="22"/>
          <w:szCs w:val="22"/>
        </w:rPr>
        <w:t>fnlwgt</w:t>
      </w:r>
      <w:r w:rsidRPr="00553F0F">
        <w:rPr>
          <w:color w:val="000000"/>
          <w:sz w:val="22"/>
          <w:szCs w:val="22"/>
        </w:rPr>
        <w:t xml:space="preserve">’ attribute proved to have high feature importance in the Random Forest &amp; K-Nearest Neighbors model. Oddly, the data dictionary for this dataset does not provide any description of what this feature is. Future tests with this project might investigate dropping it unless it can be shown to have some meaning. </w:t>
      </w:r>
    </w:p>
    <w:p w14:paraId="5B48E65B" w14:textId="77777777" w:rsidR="00D60E77"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 xml:space="preserve">Many of the attributes I hypothesized being important (age, education, and marital status) did have a high feature importance on the Random Forest &amp; K-Nearest Neighbors models. This makes sense given how frequently these play a role in how much a person makes. </w:t>
      </w:r>
    </w:p>
    <w:p w14:paraId="48A20B01" w14:textId="77777777" w:rsidR="00D60E77" w:rsidRPr="00553F0F" w:rsidRDefault="00144716" w:rsidP="00D60E77">
      <w:pPr>
        <w:pStyle w:val="NormalWeb"/>
        <w:numPr>
          <w:ilvl w:val="1"/>
          <w:numId w:val="3"/>
        </w:numPr>
        <w:spacing w:before="0" w:beforeAutospacing="0" w:after="160" w:afterAutospacing="0"/>
        <w:textAlignment w:val="baseline"/>
        <w:rPr>
          <w:color w:val="000000"/>
          <w:sz w:val="22"/>
          <w:szCs w:val="22"/>
        </w:rPr>
      </w:pPr>
      <w:r w:rsidRPr="00553F0F">
        <w:rPr>
          <w:color w:val="000000"/>
          <w:sz w:val="22"/>
          <w:szCs w:val="22"/>
        </w:rPr>
        <w:lastRenderedPageBreak/>
        <w:t xml:space="preserve">Two important features which I did not predict to be important were ‘capital-gain’ and ‘hours-per-week’. </w:t>
      </w:r>
    </w:p>
    <w:p w14:paraId="2DD80D43" w14:textId="541BC6AF" w:rsidR="00144716" w:rsidRDefault="00144716" w:rsidP="00D60E77">
      <w:pPr>
        <w:pStyle w:val="NormalWeb"/>
        <w:numPr>
          <w:ilvl w:val="2"/>
          <w:numId w:val="3"/>
        </w:numPr>
        <w:spacing w:before="0" w:beforeAutospacing="0" w:after="160" w:afterAutospacing="0"/>
        <w:textAlignment w:val="baseline"/>
        <w:rPr>
          <w:color w:val="000000"/>
          <w:sz w:val="22"/>
          <w:szCs w:val="22"/>
        </w:rPr>
      </w:pPr>
      <w:r w:rsidRPr="00553F0F">
        <w:rPr>
          <w:color w:val="000000"/>
          <w:sz w:val="22"/>
          <w:szCs w:val="22"/>
        </w:rPr>
        <w:t xml:space="preserve">In retrospect, the capital gain should be obviously correlated with high income. Individuals who have the luxury of earning capital gains are likely to be those who make enough to have a disposable income which allows them to invest money. </w:t>
      </w:r>
    </w:p>
    <w:p w14:paraId="3DDBD58A" w14:textId="75FEC1EC" w:rsidR="004430B8" w:rsidRPr="004430B8" w:rsidRDefault="004430B8" w:rsidP="00766C0B">
      <w:pPr>
        <w:pStyle w:val="ListParagraph"/>
        <w:numPr>
          <w:ilvl w:val="2"/>
          <w:numId w:val="3"/>
        </w:numPr>
        <w:textAlignment w:val="baseline"/>
        <w:rPr>
          <w:color w:val="000000"/>
        </w:rPr>
      </w:pPr>
      <w:r w:rsidRPr="004430B8">
        <w:rPr>
          <w:rFonts w:ascii="Times New Roman" w:eastAsia="Times New Roman" w:hAnsi="Times New Roman" w:cs="Times New Roman"/>
          <w:color w:val="000000"/>
          <w:kern w:val="0"/>
          <w14:ligatures w14:val="none"/>
        </w:rPr>
        <w:t>Hours per week is a less intuitive one since individuals working 40 hours a week at a tech job can easily clear $50,000 anywhere in the U.S. while a minimum wage worker doing over-time (~50 hours) may not break $50,000 reliably. In retrospect though, this does make sense that on average it has predictive power when looking at incomes above/below $50,000.</w:t>
      </w:r>
    </w:p>
    <w:p w14:paraId="740B7691" w14:textId="77777777" w:rsidR="004430B8" w:rsidRPr="004430B8" w:rsidRDefault="004430B8" w:rsidP="004430B8">
      <w:pPr>
        <w:pStyle w:val="ListParagraph"/>
        <w:textAlignment w:val="baseline"/>
        <w:rPr>
          <w:color w:val="000000"/>
        </w:rPr>
      </w:pPr>
    </w:p>
    <w:p w14:paraId="38C8610B" w14:textId="016FEFFB" w:rsidR="004430B8" w:rsidRPr="004430B8" w:rsidRDefault="004430B8" w:rsidP="004430B8">
      <w:pPr>
        <w:pStyle w:val="ListParagraph"/>
        <w:numPr>
          <w:ilvl w:val="0"/>
          <w:numId w:val="3"/>
        </w:numPr>
        <w:textAlignment w:val="baseline"/>
        <w:rPr>
          <w:color w:val="000000"/>
        </w:rPr>
      </w:pPr>
      <w:r>
        <w:rPr>
          <w:rFonts w:ascii="Times New Roman" w:eastAsia="Times New Roman" w:hAnsi="Times New Roman" w:cs="Times New Roman"/>
          <w:color w:val="000000"/>
          <w:kern w:val="0"/>
          <w14:ligatures w14:val="none"/>
        </w:rPr>
        <w:t>LSTMs took significantly longer to train &amp; test the models in comparison to the Random Forest &amp; K-Nearest Neighbors. Even if performance was relatively similar for LSTMs, we would still need to consider whether the additional runtime is worth using over the other options. It is likely fair to say that LSTMs are not a great application onto this use-case.</w:t>
      </w:r>
    </w:p>
    <w:p w14:paraId="5B78725A" w14:textId="77777777" w:rsidR="00BD1913" w:rsidRDefault="00BD1913">
      <w:pPr>
        <w:rPr>
          <w:rFonts w:asciiTheme="majorHAnsi" w:eastAsiaTheme="majorEastAsia" w:hAnsiTheme="majorHAnsi" w:cstheme="majorBidi"/>
          <w:b/>
          <w:bCs/>
          <w:color w:val="2F5496" w:themeColor="accent1" w:themeShade="BF"/>
          <w:sz w:val="32"/>
          <w:szCs w:val="32"/>
        </w:rPr>
      </w:pPr>
      <w:r>
        <w:rPr>
          <w:b/>
          <w:bCs/>
        </w:rPr>
        <w:br w:type="page"/>
      </w:r>
    </w:p>
    <w:p w14:paraId="5AA87527" w14:textId="299BDCF5" w:rsidR="00553F0F" w:rsidRDefault="00186282" w:rsidP="004430B8">
      <w:pPr>
        <w:pStyle w:val="Heading1"/>
        <w:rPr>
          <w:b/>
          <w:bCs/>
        </w:rPr>
      </w:pPr>
      <w:r w:rsidRPr="004430B8">
        <w:rPr>
          <w:b/>
          <w:bCs/>
        </w:rPr>
        <w:lastRenderedPageBreak/>
        <w:t>Appendix</w:t>
      </w:r>
      <w:bookmarkEnd w:id="20"/>
    </w:p>
    <w:p w14:paraId="5F36BD04" w14:textId="77777777" w:rsidR="00BD1913" w:rsidRPr="00BD1913" w:rsidRDefault="00BD1913" w:rsidP="00BD1913"/>
    <w:p w14:paraId="02D64989" w14:textId="58361A80" w:rsidR="00BD1913" w:rsidRDefault="00BD1913" w:rsidP="00BD1913">
      <w:pPr>
        <w:pStyle w:val="Heading2"/>
        <w:rPr>
          <w:b/>
          <w:bCs/>
        </w:rPr>
      </w:pPr>
      <w:r w:rsidRPr="00BD1913">
        <w:rPr>
          <w:b/>
          <w:bCs/>
        </w:rPr>
        <w:t>GitHub Link</w:t>
      </w:r>
    </w:p>
    <w:p w14:paraId="4DD5665B" w14:textId="77777777" w:rsidR="00BD1913" w:rsidRDefault="00BD1913" w:rsidP="00BD1913">
      <w:hyperlink r:id="rId30" w:history="1">
        <w:r w:rsidRPr="00F62279">
          <w:rPr>
            <w:rStyle w:val="Hyperlink"/>
          </w:rPr>
          <w:t>https://github.com/TyHysNJIT/CS634-FinalProj</w:t>
        </w:r>
      </w:hyperlink>
      <w:bookmarkStart w:id="21" w:name="_Toc171364301"/>
    </w:p>
    <w:p w14:paraId="060DB1A2" w14:textId="77777777" w:rsidR="00BD1913" w:rsidRDefault="00BD1913" w:rsidP="00BD1913"/>
    <w:p w14:paraId="3974F7EC" w14:textId="2B96A8C5" w:rsidR="00186282" w:rsidRPr="00BD1913" w:rsidRDefault="00186282" w:rsidP="00BD1913">
      <w:pPr>
        <w:pStyle w:val="Heading2"/>
        <w:rPr>
          <w:b/>
          <w:bCs/>
        </w:rPr>
      </w:pPr>
      <w:r w:rsidRPr="00BD1913">
        <w:rPr>
          <w:b/>
          <w:bCs/>
        </w:rPr>
        <w:t>Screenshots</w:t>
      </w:r>
      <w:bookmarkEnd w:id="21"/>
    </w:p>
    <w:p w14:paraId="03F21EB9" w14:textId="4236F2B6" w:rsidR="00186282" w:rsidRPr="00553F0F" w:rsidRDefault="00191F53" w:rsidP="00BD1913">
      <w:pP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5985D01" wp14:editId="1134BD11">
            <wp:extent cx="5611655" cy="49917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7650" cy="4997068"/>
                    </a:xfrm>
                    <a:prstGeom prst="rect">
                      <a:avLst/>
                    </a:prstGeom>
                  </pic:spPr>
                </pic:pic>
              </a:graphicData>
            </a:graphic>
          </wp:inline>
        </w:drawing>
      </w:r>
    </w:p>
    <w:p w14:paraId="235B0405" w14:textId="4072E39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129112C9" wp14:editId="39D26C55">
            <wp:extent cx="59436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27725"/>
                    </a:xfrm>
                    <a:prstGeom prst="rect">
                      <a:avLst/>
                    </a:prstGeom>
                  </pic:spPr>
                </pic:pic>
              </a:graphicData>
            </a:graphic>
          </wp:inline>
        </w:drawing>
      </w:r>
    </w:p>
    <w:p w14:paraId="121280E2" w14:textId="6F1AD1F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72F5061B" wp14:editId="38F44E7B">
            <wp:extent cx="5943600" cy="6451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51600"/>
                    </a:xfrm>
                    <a:prstGeom prst="rect">
                      <a:avLst/>
                    </a:prstGeom>
                  </pic:spPr>
                </pic:pic>
              </a:graphicData>
            </a:graphic>
          </wp:inline>
        </w:drawing>
      </w:r>
    </w:p>
    <w:p w14:paraId="156485DE" w14:textId="51B8A24E" w:rsidR="0028657F" w:rsidRPr="00553F0F" w:rsidRDefault="0028657F"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33376706" wp14:editId="09DE0A68">
            <wp:extent cx="5943600" cy="4187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87825"/>
                    </a:xfrm>
                    <a:prstGeom prst="rect">
                      <a:avLst/>
                    </a:prstGeom>
                  </pic:spPr>
                </pic:pic>
              </a:graphicData>
            </a:graphic>
          </wp:inline>
        </w:drawing>
      </w:r>
    </w:p>
    <w:sectPr w:rsidR="0028657F" w:rsidRPr="00553F0F" w:rsidSect="001E7D54">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7EAC" w14:textId="77777777" w:rsidR="003E3E64" w:rsidRDefault="003E3E64" w:rsidP="001E7D54">
      <w:pPr>
        <w:spacing w:after="0" w:line="240" w:lineRule="auto"/>
      </w:pPr>
      <w:r>
        <w:separator/>
      </w:r>
    </w:p>
  </w:endnote>
  <w:endnote w:type="continuationSeparator" w:id="0">
    <w:p w14:paraId="3CCEC2F3" w14:textId="77777777" w:rsidR="003E3E64" w:rsidRDefault="003E3E64" w:rsidP="001E7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26A06" w14:textId="77777777" w:rsidR="003E3E64" w:rsidRDefault="003E3E64" w:rsidP="001E7D54">
      <w:pPr>
        <w:spacing w:after="0" w:line="240" w:lineRule="auto"/>
      </w:pPr>
      <w:r>
        <w:separator/>
      </w:r>
    </w:p>
  </w:footnote>
  <w:footnote w:type="continuationSeparator" w:id="0">
    <w:p w14:paraId="6A0BBF46" w14:textId="77777777" w:rsidR="003E3E64" w:rsidRDefault="003E3E64" w:rsidP="001E7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1077" w14:textId="2C96ADCA" w:rsidR="001E7D54" w:rsidRPr="001E7D54" w:rsidRDefault="00D97705" w:rsidP="001E7D54">
    <w:pPr>
      <w:pStyle w:val="Header"/>
      <w:pBdr>
        <w:bottom w:val="single" w:sz="4" w:space="1" w:color="D9D9D9" w:themeColor="background1" w:themeShade="D9"/>
      </w:pBdr>
      <w:jc w:val="right"/>
      <w:rPr>
        <w:rFonts w:ascii="Times New Roman" w:hAnsi="Times New Roman" w:cs="Times New Roman"/>
        <w:b/>
        <w:bCs/>
      </w:rPr>
    </w:pPr>
    <w:sdt>
      <w:sdtPr>
        <w:rPr>
          <w:rFonts w:ascii="Times New Roman" w:hAnsi="Times New Roman" w:cs="Times New Roman"/>
          <w:color w:val="7F7F7F" w:themeColor="background1" w:themeShade="7F"/>
          <w:spacing w:val="60"/>
        </w:rPr>
        <w:id w:val="-778255749"/>
        <w:docPartObj>
          <w:docPartGallery w:val="Page Numbers (Top of Page)"/>
          <w:docPartUnique/>
        </w:docPartObj>
      </w:sdtPr>
      <w:sdtEndPr>
        <w:rPr>
          <w:b/>
          <w:bCs/>
          <w:noProof/>
          <w:color w:val="auto"/>
          <w:spacing w:val="0"/>
        </w:rPr>
      </w:sdtEndPr>
      <w:sdtContent>
        <w:r w:rsidR="001E7D54" w:rsidRPr="001E7D54">
          <w:rPr>
            <w:rFonts w:ascii="Times New Roman" w:hAnsi="Times New Roman" w:cs="Times New Roman"/>
            <w:color w:val="7F7F7F" w:themeColor="background1" w:themeShade="7F"/>
            <w:spacing w:val="60"/>
          </w:rPr>
          <w:t>Page</w:t>
        </w:r>
        <w:r w:rsidR="001E7D54" w:rsidRPr="001E7D54">
          <w:rPr>
            <w:rFonts w:ascii="Times New Roman" w:hAnsi="Times New Roman" w:cs="Times New Roman"/>
          </w:rPr>
          <w:t xml:space="preserve"> | </w:t>
        </w:r>
        <w:r w:rsidR="001E7D54" w:rsidRPr="001E7D54">
          <w:rPr>
            <w:rFonts w:ascii="Times New Roman" w:hAnsi="Times New Roman" w:cs="Times New Roman"/>
          </w:rPr>
          <w:fldChar w:fldCharType="begin"/>
        </w:r>
        <w:r w:rsidR="001E7D54" w:rsidRPr="001E7D54">
          <w:rPr>
            <w:rFonts w:ascii="Times New Roman" w:hAnsi="Times New Roman" w:cs="Times New Roman"/>
          </w:rPr>
          <w:instrText xml:space="preserve"> PAGE   \* MERGEFORMAT </w:instrText>
        </w:r>
        <w:r w:rsidR="001E7D54" w:rsidRPr="001E7D54">
          <w:rPr>
            <w:rFonts w:ascii="Times New Roman" w:hAnsi="Times New Roman" w:cs="Times New Roman"/>
          </w:rPr>
          <w:fldChar w:fldCharType="separate"/>
        </w:r>
        <w:r w:rsidR="001E7D54" w:rsidRPr="001E7D54">
          <w:rPr>
            <w:rFonts w:ascii="Times New Roman" w:hAnsi="Times New Roman" w:cs="Times New Roman"/>
            <w:b/>
            <w:bCs/>
            <w:noProof/>
          </w:rPr>
          <w:t>2</w:t>
        </w:r>
        <w:r w:rsidR="001E7D54" w:rsidRPr="001E7D54">
          <w:rPr>
            <w:rFonts w:ascii="Times New Roman" w:hAnsi="Times New Roman" w:cs="Times New Roman"/>
            <w:b/>
            <w:bCs/>
            <w:noProof/>
          </w:rPr>
          <w:fldChar w:fldCharType="end"/>
        </w:r>
      </w:sdtContent>
    </w:sdt>
  </w:p>
  <w:p w14:paraId="023D0927" w14:textId="77777777" w:rsidR="001E7D54" w:rsidRPr="001E7D54" w:rsidRDefault="001E7D5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D4ED6"/>
    <w:multiLevelType w:val="hybridMultilevel"/>
    <w:tmpl w:val="6372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02112"/>
    <w:multiLevelType w:val="hybridMultilevel"/>
    <w:tmpl w:val="BC6CF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3018B7"/>
    <w:multiLevelType w:val="multilevel"/>
    <w:tmpl w:val="907E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948769">
    <w:abstractNumId w:val="1"/>
  </w:num>
  <w:num w:numId="2" w16cid:durableId="718549106">
    <w:abstractNumId w:val="0"/>
  </w:num>
  <w:num w:numId="3" w16cid:durableId="11005673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ler Hayes">
    <w15:presenceInfo w15:providerId="Windows Live" w15:userId="049d2d5ec02b5f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58"/>
    <w:rsid w:val="0007590B"/>
    <w:rsid w:val="00121933"/>
    <w:rsid w:val="00144716"/>
    <w:rsid w:val="00186282"/>
    <w:rsid w:val="00191F53"/>
    <w:rsid w:val="001E7D54"/>
    <w:rsid w:val="0028657F"/>
    <w:rsid w:val="003552FA"/>
    <w:rsid w:val="003E3E64"/>
    <w:rsid w:val="00400569"/>
    <w:rsid w:val="004430B8"/>
    <w:rsid w:val="00473579"/>
    <w:rsid w:val="004D7656"/>
    <w:rsid w:val="00541986"/>
    <w:rsid w:val="005516C6"/>
    <w:rsid w:val="00553F0F"/>
    <w:rsid w:val="00572800"/>
    <w:rsid w:val="00622B93"/>
    <w:rsid w:val="006960AC"/>
    <w:rsid w:val="006C28CD"/>
    <w:rsid w:val="00872C58"/>
    <w:rsid w:val="00953102"/>
    <w:rsid w:val="009E0CEA"/>
    <w:rsid w:val="00A26056"/>
    <w:rsid w:val="00A53AFB"/>
    <w:rsid w:val="00BC0FC8"/>
    <w:rsid w:val="00BD1913"/>
    <w:rsid w:val="00D60E77"/>
    <w:rsid w:val="00D97705"/>
    <w:rsid w:val="00E1553D"/>
    <w:rsid w:val="00E63432"/>
    <w:rsid w:val="00FA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850D6"/>
  <w15:chartTrackingRefBased/>
  <w15:docId w15:val="{5D487849-0D45-4888-ACE7-6D42C804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2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0AC"/>
    <w:pPr>
      <w:ind w:left="720"/>
      <w:contextualSpacing/>
    </w:pPr>
  </w:style>
  <w:style w:type="character" w:styleId="Hyperlink">
    <w:name w:val="Hyperlink"/>
    <w:basedOn w:val="DefaultParagraphFont"/>
    <w:uiPriority w:val="99"/>
    <w:unhideWhenUsed/>
    <w:rsid w:val="00541986"/>
    <w:rPr>
      <w:color w:val="0563C1" w:themeColor="hyperlink"/>
      <w:u w:val="single"/>
    </w:rPr>
  </w:style>
  <w:style w:type="character" w:styleId="UnresolvedMention">
    <w:name w:val="Unresolved Mention"/>
    <w:basedOn w:val="DefaultParagraphFont"/>
    <w:uiPriority w:val="99"/>
    <w:semiHidden/>
    <w:unhideWhenUsed/>
    <w:rsid w:val="00541986"/>
    <w:rPr>
      <w:color w:val="605E5C"/>
      <w:shd w:val="clear" w:color="auto" w:fill="E1DFDD"/>
    </w:rPr>
  </w:style>
  <w:style w:type="paragraph" w:styleId="Caption">
    <w:name w:val="caption"/>
    <w:basedOn w:val="Normal"/>
    <w:next w:val="Normal"/>
    <w:uiPriority w:val="35"/>
    <w:unhideWhenUsed/>
    <w:qFormat/>
    <w:rsid w:val="001862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86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28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91F53"/>
    <w:pPr>
      <w:outlineLvl w:val="9"/>
    </w:pPr>
    <w:rPr>
      <w:kern w:val="0"/>
      <w14:ligatures w14:val="none"/>
    </w:rPr>
  </w:style>
  <w:style w:type="paragraph" w:styleId="TOC1">
    <w:name w:val="toc 1"/>
    <w:basedOn w:val="Normal"/>
    <w:next w:val="Normal"/>
    <w:autoRedefine/>
    <w:uiPriority w:val="39"/>
    <w:unhideWhenUsed/>
    <w:rsid w:val="005516C6"/>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5516C6"/>
    <w:pPr>
      <w:tabs>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1E7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54"/>
  </w:style>
  <w:style w:type="paragraph" w:styleId="Footer">
    <w:name w:val="footer"/>
    <w:basedOn w:val="Normal"/>
    <w:link w:val="FooterChar"/>
    <w:uiPriority w:val="99"/>
    <w:unhideWhenUsed/>
    <w:rsid w:val="001E7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54"/>
  </w:style>
  <w:style w:type="character" w:styleId="PlaceholderText">
    <w:name w:val="Placeholder Text"/>
    <w:basedOn w:val="DefaultParagraphFont"/>
    <w:uiPriority w:val="99"/>
    <w:semiHidden/>
    <w:rsid w:val="001E7D54"/>
    <w:rPr>
      <w:color w:val="808080"/>
    </w:rPr>
  </w:style>
  <w:style w:type="character" w:styleId="FollowedHyperlink">
    <w:name w:val="FollowedHyperlink"/>
    <w:basedOn w:val="DefaultParagraphFont"/>
    <w:uiPriority w:val="99"/>
    <w:semiHidden/>
    <w:unhideWhenUsed/>
    <w:rsid w:val="006C28CD"/>
    <w:rPr>
      <w:color w:val="954F72" w:themeColor="followedHyperlink"/>
      <w:u w:val="single"/>
    </w:rPr>
  </w:style>
  <w:style w:type="paragraph" w:styleId="NormalWeb">
    <w:name w:val="Normal (Web)"/>
    <w:basedOn w:val="Normal"/>
    <w:uiPriority w:val="99"/>
    <w:semiHidden/>
    <w:unhideWhenUsed/>
    <w:rsid w:val="001447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A26056"/>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553F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3830">
      <w:bodyDiv w:val="1"/>
      <w:marLeft w:val="0"/>
      <w:marRight w:val="0"/>
      <w:marTop w:val="0"/>
      <w:marBottom w:val="0"/>
      <w:divBdr>
        <w:top w:val="none" w:sz="0" w:space="0" w:color="auto"/>
        <w:left w:val="none" w:sz="0" w:space="0" w:color="auto"/>
        <w:bottom w:val="none" w:sz="0" w:space="0" w:color="auto"/>
        <w:right w:val="none" w:sz="0" w:space="0" w:color="auto"/>
      </w:divBdr>
    </w:div>
    <w:div w:id="105585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tqdm/tqdm" TargetMode="External"/><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TyHysNJIT/CS634-FinalProj" TargetMode="External"/><Relationship Id="rId35" Type="http://schemas.openxmlformats.org/officeDocument/2006/relationships/header" Target="header1.xml"/><Relationship Id="rId8" Type="http://schemas.openxmlformats.org/officeDocument/2006/relationships/hyperlink" Target="https://archive.ics.uci.edu/dataset/20/census+incom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2644-34C6-42E2-837B-21FE22A2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20</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Tyler Hayes</vt:lpstr>
    </vt:vector>
  </TitlesOfParts>
  <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Tyler Hayes</dc:title>
  <dc:subject/>
  <dc:creator>Tyler Hayes</dc:creator>
  <cp:keywords/>
  <dc:description/>
  <cp:lastModifiedBy>Tyler Hayes</cp:lastModifiedBy>
  <cp:revision>13</cp:revision>
  <dcterms:created xsi:type="dcterms:W3CDTF">2024-07-08T16:36:00Z</dcterms:created>
  <dcterms:modified xsi:type="dcterms:W3CDTF">2024-07-11T01:28:00Z</dcterms:modified>
</cp:coreProperties>
</file>